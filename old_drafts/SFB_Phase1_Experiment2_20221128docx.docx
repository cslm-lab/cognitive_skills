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BE4E9" w14:textId="77777777" w:rsidR="009C7637" w:rsidRPr="00515494" w:rsidRDefault="009C7637" w:rsidP="00AE599D">
      <w:pPr>
        <w:spacing w:line="480" w:lineRule="auto"/>
        <w:rPr>
          <w:lang w:val="en-US"/>
        </w:rPr>
      </w:pPr>
    </w:p>
    <w:p w14:paraId="308A4AB1" w14:textId="77777777" w:rsidR="009C7637" w:rsidRPr="00515494" w:rsidRDefault="009C7637" w:rsidP="00AE599D">
      <w:pPr>
        <w:spacing w:line="480" w:lineRule="auto"/>
        <w:rPr>
          <w:lang w:val="en-US"/>
        </w:rPr>
      </w:pPr>
    </w:p>
    <w:p w14:paraId="39079115" w14:textId="77777777" w:rsidR="009C7637" w:rsidRPr="00515494" w:rsidRDefault="009C7637" w:rsidP="00AE599D">
      <w:pPr>
        <w:spacing w:line="480" w:lineRule="auto"/>
        <w:rPr>
          <w:lang w:val="en-US"/>
        </w:rPr>
      </w:pPr>
    </w:p>
    <w:p w14:paraId="5AE0539C" w14:textId="77777777" w:rsidR="009C7637" w:rsidRPr="00515494" w:rsidRDefault="009C7637" w:rsidP="00AE599D">
      <w:pPr>
        <w:spacing w:line="480" w:lineRule="auto"/>
        <w:rPr>
          <w:lang w:val="en-US"/>
        </w:rPr>
      </w:pPr>
    </w:p>
    <w:p w14:paraId="3FAC0977" w14:textId="77777777" w:rsidR="009C7637" w:rsidRPr="00515494" w:rsidRDefault="009C7637" w:rsidP="00AE599D">
      <w:pPr>
        <w:spacing w:line="480" w:lineRule="auto"/>
        <w:rPr>
          <w:lang w:val="en-US"/>
        </w:rPr>
      </w:pPr>
    </w:p>
    <w:p w14:paraId="59A57EE2" w14:textId="40E21984" w:rsidR="00711936" w:rsidRPr="00515494" w:rsidRDefault="009C7637" w:rsidP="00AE599D">
      <w:pPr>
        <w:spacing w:line="480" w:lineRule="auto"/>
        <w:jc w:val="center"/>
        <w:rPr>
          <w:lang w:val="en-US"/>
        </w:rPr>
      </w:pPr>
      <w:r w:rsidRPr="00515494">
        <w:rPr>
          <w:lang w:val="en-US"/>
        </w:rPr>
        <w:t xml:space="preserve">Task difficulty and individual differences in </w:t>
      </w:r>
      <w:r w:rsidR="000355BA">
        <w:rPr>
          <w:lang w:val="en-US"/>
        </w:rPr>
        <w:t>picture naming</w:t>
      </w:r>
      <w:r w:rsidRPr="00515494">
        <w:rPr>
          <w:lang w:val="en-US"/>
        </w:rPr>
        <w:t xml:space="preserve"> speed</w:t>
      </w:r>
    </w:p>
    <w:p w14:paraId="1175D427" w14:textId="70588500" w:rsidR="009C7637" w:rsidRPr="00515494" w:rsidRDefault="009C7637" w:rsidP="00AE599D">
      <w:pPr>
        <w:spacing w:line="480" w:lineRule="auto"/>
        <w:jc w:val="center"/>
        <w:rPr>
          <w:lang w:val="en-US"/>
        </w:rPr>
      </w:pPr>
    </w:p>
    <w:p w14:paraId="0EF350FB" w14:textId="277669F4" w:rsidR="009C7637" w:rsidRPr="00515494" w:rsidRDefault="009C7637" w:rsidP="00AE599D">
      <w:pPr>
        <w:spacing w:line="480" w:lineRule="auto"/>
        <w:jc w:val="center"/>
        <w:rPr>
          <w:lang w:val="en-US"/>
        </w:rPr>
      </w:pPr>
    </w:p>
    <w:p w14:paraId="7847F6D3" w14:textId="1C91B3A8" w:rsidR="009C7637" w:rsidRPr="00515494" w:rsidRDefault="005721E5" w:rsidP="00AE599D">
      <w:pPr>
        <w:spacing w:line="480" w:lineRule="auto"/>
        <w:jc w:val="center"/>
        <w:rPr>
          <w:lang w:val="en-US"/>
        </w:rPr>
      </w:pPr>
      <w:commentRangeStart w:id="0"/>
      <w:r>
        <w:rPr>
          <w:lang w:val="en-US"/>
        </w:rPr>
        <w:t>Authors</w:t>
      </w:r>
      <w:commentRangeEnd w:id="0"/>
      <w:r>
        <w:rPr>
          <w:rStyle w:val="Kommentarzeichen"/>
          <w:rFonts w:asciiTheme="minorHAnsi" w:eastAsiaTheme="minorHAnsi" w:hAnsiTheme="minorHAnsi" w:cstheme="minorBidi"/>
          <w:lang w:eastAsia="en-US"/>
        </w:rPr>
        <w:commentReference w:id="0"/>
      </w:r>
    </w:p>
    <w:p w14:paraId="3559CADB" w14:textId="1E1C4C39" w:rsidR="00AE599D" w:rsidRPr="00515494" w:rsidRDefault="00AE599D" w:rsidP="00AE599D">
      <w:pPr>
        <w:spacing w:line="480" w:lineRule="auto"/>
        <w:rPr>
          <w:lang w:val="en-US"/>
        </w:rPr>
      </w:pPr>
      <w:r w:rsidRPr="00515494">
        <w:rPr>
          <w:lang w:val="en-US"/>
        </w:rPr>
        <w:br w:type="page"/>
      </w:r>
    </w:p>
    <w:p w14:paraId="3EA4E7E5" w14:textId="60A1A5DC" w:rsidR="00AE599D" w:rsidRPr="00515494" w:rsidRDefault="00AE599D" w:rsidP="00AE599D">
      <w:pPr>
        <w:spacing w:line="480" w:lineRule="auto"/>
        <w:jc w:val="center"/>
        <w:rPr>
          <w:lang w:val="en-US"/>
        </w:rPr>
      </w:pPr>
      <w:r w:rsidRPr="00515494">
        <w:rPr>
          <w:lang w:val="en-US"/>
        </w:rPr>
        <w:lastRenderedPageBreak/>
        <w:t>Abstract</w:t>
      </w:r>
    </w:p>
    <w:p w14:paraId="3464D32C" w14:textId="0E5E8AB3" w:rsidR="005A114C" w:rsidRPr="00515494" w:rsidRDefault="005A114C" w:rsidP="005A114C">
      <w:pPr>
        <w:spacing w:line="480" w:lineRule="auto"/>
        <w:rPr>
          <w:lang w:val="en-US"/>
        </w:rPr>
      </w:pPr>
      <w:bookmarkStart w:id="1" w:name="OLE_LINK1"/>
      <w:bookmarkStart w:id="2" w:name="OLE_LINK2"/>
      <w:r w:rsidRPr="00515494">
        <w:rPr>
          <w:lang w:val="en-US"/>
        </w:rPr>
        <w:t xml:space="preserve">Studies show a wide range of individual variability in the time it takes speakers to produce a word (e.g., in </w:t>
      </w:r>
      <w:r w:rsidR="000355BA">
        <w:rPr>
          <w:lang w:val="en-US"/>
        </w:rPr>
        <w:t>picture naming</w:t>
      </w:r>
      <w:r w:rsidRPr="00515494">
        <w:rPr>
          <w:lang w:val="en-US"/>
        </w:rPr>
        <w:t xml:space="preserve"> tasks). Recent work has found relationships between various measures of cognitive skills, such as attention or inhibition, and word production speed. In addition, there is some limited evidence (e.g., from dual-task paradigms) that the relationships between cognitive skills and word production speed are stronger with more demanding tasks. </w:t>
      </w:r>
      <w:commentRangeStart w:id="3"/>
      <w:r w:rsidRPr="00515494">
        <w:rPr>
          <w:lang w:val="en-US"/>
        </w:rPr>
        <w:t>The current study manipulated task difficulty in a picture</w:t>
      </w:r>
      <w:r w:rsidR="00EF79E1">
        <w:rPr>
          <w:lang w:val="en-US"/>
        </w:rPr>
        <w:t xml:space="preserve"> naming</w:t>
      </w:r>
      <w:del w:id="4" w:author="Pamela Fuhrmeister" w:date="2022-11-28T09:43:00Z">
        <w:r w:rsidRPr="00515494" w:rsidDel="00EF79E1">
          <w:rPr>
            <w:lang w:val="en-US"/>
          </w:rPr>
          <w:delText>-word-interference</w:delText>
        </w:r>
      </w:del>
      <w:r w:rsidRPr="00515494">
        <w:rPr>
          <w:lang w:val="en-US"/>
        </w:rPr>
        <w:t xml:space="preserve"> task</w:t>
      </w:r>
      <w:commentRangeEnd w:id="3"/>
      <w:r w:rsidR="00FD57F8">
        <w:rPr>
          <w:rStyle w:val="Kommentarzeichen"/>
          <w:rFonts w:asciiTheme="minorHAnsi" w:eastAsiaTheme="minorHAnsi" w:hAnsiTheme="minorHAnsi" w:cstheme="minorBidi"/>
          <w:lang w:eastAsia="en-US"/>
        </w:rPr>
        <w:commentReference w:id="3"/>
      </w:r>
      <w:r w:rsidRPr="00515494">
        <w:rPr>
          <w:lang w:val="en-US"/>
        </w:rPr>
        <w:t xml:space="preserve"> (a task in which participants name pictures with printed, superimposed distractor items) by manipulating the </w:t>
      </w:r>
      <w:r w:rsidR="00AD160F" w:rsidRPr="00515494">
        <w:rPr>
          <w:lang w:val="en-US"/>
        </w:rPr>
        <w:t xml:space="preserve">perceived </w:t>
      </w:r>
      <w:r w:rsidRPr="00515494">
        <w:rPr>
          <w:lang w:val="en-US"/>
        </w:rPr>
        <w:t xml:space="preserve">amount of time participants were given to name a picture. A variety of cognitive measures were collected to test whether relationships between </w:t>
      </w:r>
      <w:r w:rsidR="000355BA">
        <w:rPr>
          <w:lang w:val="en-US"/>
        </w:rPr>
        <w:t>picture naming</w:t>
      </w:r>
      <w:r w:rsidRPr="00515494">
        <w:rPr>
          <w:lang w:val="en-US"/>
        </w:rPr>
        <w:t xml:space="preserve"> speed and cognitive skills were stronger when the naming task was more difficult. </w:t>
      </w:r>
    </w:p>
    <w:bookmarkEnd w:id="1"/>
    <w:bookmarkEnd w:id="2"/>
    <w:p w14:paraId="59730CF3" w14:textId="77777777" w:rsidR="00AE599D" w:rsidRPr="00515494" w:rsidRDefault="00AE599D" w:rsidP="00AE599D">
      <w:pPr>
        <w:spacing w:line="480" w:lineRule="auto"/>
        <w:rPr>
          <w:lang w:val="en-US"/>
        </w:rPr>
      </w:pPr>
      <w:r w:rsidRPr="00515494">
        <w:rPr>
          <w:lang w:val="en-US"/>
        </w:rPr>
        <w:br w:type="page"/>
      </w:r>
    </w:p>
    <w:p w14:paraId="1C2D781A" w14:textId="761971C7" w:rsidR="00AE599D" w:rsidRPr="00515494" w:rsidRDefault="00AE599D" w:rsidP="00AE599D">
      <w:pPr>
        <w:spacing w:line="480" w:lineRule="auto"/>
        <w:jc w:val="center"/>
        <w:rPr>
          <w:lang w:val="en-US"/>
        </w:rPr>
      </w:pPr>
      <w:r w:rsidRPr="00515494">
        <w:rPr>
          <w:lang w:val="en-US"/>
        </w:rPr>
        <w:lastRenderedPageBreak/>
        <w:t>Introduction</w:t>
      </w:r>
    </w:p>
    <w:p w14:paraId="492EC8B8" w14:textId="77777777" w:rsidR="00943C2E" w:rsidRPr="00515494" w:rsidRDefault="00943C2E" w:rsidP="00AE599D">
      <w:pPr>
        <w:spacing w:line="480" w:lineRule="auto"/>
        <w:jc w:val="center"/>
        <w:rPr>
          <w:lang w:val="en-US"/>
        </w:rPr>
      </w:pPr>
    </w:p>
    <w:p w14:paraId="42F4DBED" w14:textId="79885D23" w:rsidR="005A114C" w:rsidRDefault="00AE599D" w:rsidP="00943C2E">
      <w:pPr>
        <w:spacing w:line="480" w:lineRule="auto"/>
        <w:rPr>
          <w:lang w:val="en-US"/>
        </w:rPr>
      </w:pPr>
      <w:r w:rsidRPr="00515494">
        <w:rPr>
          <w:lang w:val="en-US"/>
        </w:rPr>
        <w:t xml:space="preserve">Speaking is a well-practiced activity that, under many circumstances, feels effortless. However, there is ample evidence that speaking does not necessarily happen automatically and may be at least partially dependent on </w:t>
      </w:r>
      <w:r w:rsidR="00C97013" w:rsidRPr="00515494">
        <w:rPr>
          <w:lang w:val="en-US"/>
        </w:rPr>
        <w:t xml:space="preserve">available </w:t>
      </w:r>
      <w:r w:rsidRPr="00515494">
        <w:rPr>
          <w:lang w:val="en-US"/>
        </w:rPr>
        <w:t xml:space="preserve">cognitive </w:t>
      </w:r>
      <w:r w:rsidR="00C97013" w:rsidRPr="00515494">
        <w:rPr>
          <w:lang w:val="en-US"/>
        </w:rPr>
        <w:t>resources</w:t>
      </w:r>
      <w:r w:rsidRPr="00515494">
        <w:rPr>
          <w:lang w:val="en-US"/>
        </w:rPr>
        <w:t xml:space="preserve">. For instance, </w:t>
      </w:r>
      <w:r w:rsidR="00C97013" w:rsidRPr="00515494">
        <w:rPr>
          <w:lang w:val="en-US"/>
        </w:rPr>
        <w:t xml:space="preserve">speaking can interfere with performance on a simultaneous task, such as driving a vehicle (e.g., </w:t>
      </w:r>
      <w:proofErr w:type="spellStart"/>
      <w:r w:rsidR="00C97013" w:rsidRPr="00515494">
        <w:rPr>
          <w:lang w:val="en-US"/>
        </w:rPr>
        <w:t>Kubose</w:t>
      </w:r>
      <w:proofErr w:type="spellEnd"/>
      <w:r w:rsidR="00C97013" w:rsidRPr="00515494">
        <w:rPr>
          <w:lang w:val="en-US"/>
        </w:rPr>
        <w:t xml:space="preserve"> et al., 2006)</w:t>
      </w:r>
      <w:r w:rsidR="009659D1" w:rsidRPr="00515494">
        <w:rPr>
          <w:lang w:val="en-US"/>
        </w:rPr>
        <w:t xml:space="preserve"> because it takes cognitive and attentional resources away from driving</w:t>
      </w:r>
      <w:r w:rsidR="00C97013" w:rsidRPr="00515494">
        <w:rPr>
          <w:lang w:val="en-US"/>
        </w:rPr>
        <w:t xml:space="preserve"> </w:t>
      </w:r>
      <w:r w:rsidR="009659D1" w:rsidRPr="00515494">
        <w:rPr>
          <w:lang w:val="en-US"/>
        </w:rPr>
        <w:t>(</w:t>
      </w:r>
      <w:r w:rsidR="00C97013" w:rsidRPr="00515494">
        <w:rPr>
          <w:lang w:val="en-US"/>
        </w:rPr>
        <w:t xml:space="preserve">Strayer &amp; Johnston, 2001). </w:t>
      </w:r>
      <w:ins w:id="5" w:author="Pamela Fuhrmeister" w:date="2022-11-28T09:46:00Z">
        <w:r w:rsidR="00EF79E1">
          <w:rPr>
            <w:lang w:val="en-US"/>
          </w:rPr>
          <w:t>I</w:t>
        </w:r>
      </w:ins>
      <w:ins w:id="6" w:author="Pamela Fuhrmeister" w:date="2022-11-28T09:47:00Z">
        <w:r w:rsidR="00EF79E1">
          <w:rPr>
            <w:lang w:val="en-US"/>
          </w:rPr>
          <w:t>n</w:t>
        </w:r>
      </w:ins>
      <w:ins w:id="7" w:author="Pamela Fuhrmeister" w:date="2022-11-28T09:46:00Z">
        <w:r w:rsidR="00EF79E1">
          <w:rPr>
            <w:lang w:val="en-US"/>
          </w:rPr>
          <w:t xml:space="preserve"> </w:t>
        </w:r>
      </w:ins>
      <w:ins w:id="8" w:author="Pamela Fuhrmeister" w:date="2022-11-28T09:47:00Z">
        <w:r w:rsidR="00EF79E1">
          <w:rPr>
            <w:lang w:val="en-US"/>
          </w:rPr>
          <w:t>laboratory</w:t>
        </w:r>
      </w:ins>
      <w:ins w:id="9" w:author="Pamela Fuhrmeister" w:date="2022-11-28T09:46:00Z">
        <w:r w:rsidR="00EF79E1">
          <w:rPr>
            <w:lang w:val="en-US"/>
          </w:rPr>
          <w:t xml:space="preserve"> studies of language production, </w:t>
        </w:r>
      </w:ins>
      <w:ins w:id="10" w:author="Pamela Fuhrmeister" w:date="2022-11-28T09:47:00Z">
        <w:r w:rsidR="00EF79E1">
          <w:rPr>
            <w:lang w:val="en-US"/>
          </w:rPr>
          <w:t>a large amount of individual variability</w:t>
        </w:r>
      </w:ins>
      <w:ins w:id="11" w:author="Pamela Fuhrmeister" w:date="2022-11-28T09:48:00Z">
        <w:r w:rsidR="00EF79E1">
          <w:rPr>
            <w:lang w:val="en-US"/>
          </w:rPr>
          <w:t xml:space="preserve"> in how quickly speakers </w:t>
        </w:r>
      </w:ins>
      <w:ins w:id="12" w:author="Pamela Fuhrmeister" w:date="2022-11-28T09:50:00Z">
        <w:r w:rsidR="00EF79E1">
          <w:rPr>
            <w:lang w:val="en-US"/>
          </w:rPr>
          <w:t xml:space="preserve">can </w:t>
        </w:r>
      </w:ins>
      <w:ins w:id="13" w:author="Pamela Fuhrmeister" w:date="2022-11-28T09:51:00Z">
        <w:r w:rsidR="00EF79E1">
          <w:rPr>
            <w:lang w:val="en-US"/>
          </w:rPr>
          <w:t>name a picture, for example,</w:t>
        </w:r>
      </w:ins>
      <w:ins w:id="14" w:author="Pamela Fuhrmeister" w:date="2022-11-28T09:48:00Z">
        <w:r w:rsidR="00EF79E1">
          <w:rPr>
            <w:lang w:val="en-US"/>
          </w:rPr>
          <w:t xml:space="preserve"> is often reported (</w:t>
        </w:r>
        <w:proofErr w:type="spellStart"/>
        <w:r w:rsidR="00EF79E1" w:rsidRPr="00515494">
          <w:rPr>
            <w:lang w:val="en-US"/>
          </w:rPr>
          <w:t>Bürki</w:t>
        </w:r>
        <w:proofErr w:type="spellEnd"/>
        <w:r w:rsidR="00EF79E1" w:rsidRPr="00515494">
          <w:rPr>
            <w:lang w:val="en-US"/>
          </w:rPr>
          <w:t xml:space="preserve">, 2017; </w:t>
        </w:r>
        <w:proofErr w:type="spellStart"/>
        <w:r w:rsidR="00EF79E1" w:rsidRPr="00515494">
          <w:rPr>
            <w:lang w:val="en-US"/>
          </w:rPr>
          <w:t>Laganaro</w:t>
        </w:r>
        <w:proofErr w:type="spellEnd"/>
        <w:r w:rsidR="00EF79E1" w:rsidRPr="00515494">
          <w:rPr>
            <w:lang w:val="en-US"/>
          </w:rPr>
          <w:t xml:space="preserve"> et al., 2012; Valente et al., 2014</w:t>
        </w:r>
        <w:r w:rsidR="00EF79E1">
          <w:rPr>
            <w:lang w:val="en-US"/>
          </w:rPr>
          <w:t>)</w:t>
        </w:r>
      </w:ins>
      <w:ins w:id="15" w:author="Pamela Fuhrmeister" w:date="2022-11-28T09:51:00Z">
        <w:r w:rsidR="00EF79E1">
          <w:rPr>
            <w:lang w:val="en-US"/>
          </w:rPr>
          <w:t>, and t</w:t>
        </w:r>
      </w:ins>
      <w:ins w:id="16" w:author="Pamela Fuhrmeister" w:date="2022-11-28T09:48:00Z">
        <w:r w:rsidR="00EF79E1">
          <w:rPr>
            <w:lang w:val="en-US"/>
          </w:rPr>
          <w:t xml:space="preserve">his </w:t>
        </w:r>
      </w:ins>
      <w:ins w:id="17" w:author="Pamela Fuhrmeister" w:date="2022-11-28T09:49:00Z">
        <w:r w:rsidR="00EF79E1">
          <w:rPr>
            <w:lang w:val="en-US"/>
          </w:rPr>
          <w:t xml:space="preserve">variability has been assumed to reflect differences in cognitive resources </w:t>
        </w:r>
        <w:r w:rsidR="00EF79E1" w:rsidRPr="00515494">
          <w:rPr>
            <w:lang w:val="en-US"/>
          </w:rPr>
          <w:t xml:space="preserve">(e.g., </w:t>
        </w:r>
        <w:proofErr w:type="spellStart"/>
        <w:r w:rsidR="00EF79E1" w:rsidRPr="00515494">
          <w:rPr>
            <w:lang w:val="en-US"/>
          </w:rPr>
          <w:t>Jongman</w:t>
        </w:r>
        <w:proofErr w:type="spellEnd"/>
        <w:r w:rsidR="00EF79E1" w:rsidRPr="00515494">
          <w:rPr>
            <w:lang w:val="en-US"/>
          </w:rPr>
          <w:t xml:space="preserve"> et al., 2015a, 2015b, 2017; </w:t>
        </w:r>
        <w:proofErr w:type="spellStart"/>
        <w:r w:rsidR="00EF79E1">
          <w:rPr>
            <w:lang w:val="en-US"/>
          </w:rPr>
          <w:t>Piai</w:t>
        </w:r>
        <w:proofErr w:type="spellEnd"/>
        <w:r w:rsidR="00EF79E1">
          <w:rPr>
            <w:lang w:val="en-US"/>
          </w:rPr>
          <w:t xml:space="preserve"> &amp; </w:t>
        </w:r>
        <w:proofErr w:type="spellStart"/>
        <w:r w:rsidR="00EF79E1">
          <w:rPr>
            <w:lang w:val="en-US"/>
          </w:rPr>
          <w:t>Roelofs</w:t>
        </w:r>
        <w:proofErr w:type="spellEnd"/>
        <w:r w:rsidR="00EF79E1">
          <w:rPr>
            <w:lang w:val="en-US"/>
          </w:rPr>
          <w:t xml:space="preserve">, 2013; </w:t>
        </w:r>
        <w:r w:rsidR="00EF79E1" w:rsidRPr="00515494">
          <w:rPr>
            <w:lang w:val="en-US"/>
          </w:rPr>
          <w:t>Shao et al., 2012, 2013, 2015).</w:t>
        </w:r>
        <w:r w:rsidR="00EF79E1">
          <w:rPr>
            <w:lang w:val="en-US"/>
          </w:rPr>
          <w:t xml:space="preserve"> </w:t>
        </w:r>
      </w:ins>
      <w:del w:id="18" w:author="Pamela Fuhrmeister" w:date="2022-11-28T09:49:00Z">
        <w:r w:rsidR="009659D1" w:rsidRPr="00515494" w:rsidDel="00EF79E1">
          <w:rPr>
            <w:lang w:val="en-US"/>
          </w:rPr>
          <w:delText>Studies have shown that even simpler language production tasks (e.g., picture-naming tasks) may be dependent on cognitive skills, such as attention</w:delText>
        </w:r>
        <w:r w:rsidR="009D1672" w:rsidDel="00EF79E1">
          <w:rPr>
            <w:lang w:val="en-US"/>
          </w:rPr>
          <w:delText xml:space="preserve">, </w:delText>
        </w:r>
        <w:r w:rsidR="009659D1" w:rsidRPr="00515494" w:rsidDel="00EF79E1">
          <w:rPr>
            <w:lang w:val="en-US"/>
          </w:rPr>
          <w:delText>inhibition</w:delText>
        </w:r>
        <w:r w:rsidR="009D1672" w:rsidDel="00EF79E1">
          <w:rPr>
            <w:lang w:val="en-US"/>
          </w:rPr>
          <w:delText>, or working memory</w:delText>
        </w:r>
        <w:r w:rsidR="00506F83" w:rsidRPr="00515494" w:rsidDel="00EF79E1">
          <w:rPr>
            <w:lang w:val="en-US"/>
          </w:rPr>
          <w:delText xml:space="preserve"> (e.g., Jongman et al., 2015a, 2015b, 2017; </w:delText>
        </w:r>
        <w:r w:rsidR="009D1672" w:rsidDel="00EF79E1">
          <w:rPr>
            <w:lang w:val="en-US"/>
          </w:rPr>
          <w:delText xml:space="preserve">Piai &amp; Roelofs, 2013; </w:delText>
        </w:r>
        <w:r w:rsidR="00506F83" w:rsidRPr="00515494" w:rsidDel="00EF79E1">
          <w:rPr>
            <w:lang w:val="en-US"/>
          </w:rPr>
          <w:delText>Shao et al., 2012, 2013, 2015)</w:delText>
        </w:r>
        <w:r w:rsidR="009659D1" w:rsidRPr="00515494" w:rsidDel="00EF79E1">
          <w:rPr>
            <w:lang w:val="en-US"/>
          </w:rPr>
          <w:delText xml:space="preserve">. </w:delText>
        </w:r>
        <w:commentRangeStart w:id="19"/>
        <w:r w:rsidR="00506F83" w:rsidRPr="00515494" w:rsidDel="00EF79E1">
          <w:rPr>
            <w:lang w:val="en-US"/>
          </w:rPr>
          <w:delText xml:space="preserve">Some evidence for this comes from the large amount of individual variability </w:delText>
        </w:r>
        <w:r w:rsidR="00943C2E" w:rsidRPr="00515494" w:rsidDel="00EF79E1">
          <w:rPr>
            <w:lang w:val="en-US"/>
          </w:rPr>
          <w:delText xml:space="preserve">in word production speed </w:delText>
        </w:r>
        <w:r w:rsidR="00506F83" w:rsidRPr="00515494" w:rsidDel="00EF79E1">
          <w:rPr>
            <w:lang w:val="en-US"/>
          </w:rPr>
          <w:delText>that has been reported in picture-naming studies (Bürki, 2017; Laganaro et al., 2012; Valente et al., 2014). If word production were an automatic process, we would not expect to see very much individual variability</w:delText>
        </w:r>
        <w:r w:rsidR="00943C2E" w:rsidRPr="00515494" w:rsidDel="00EF79E1">
          <w:rPr>
            <w:lang w:val="en-US"/>
          </w:rPr>
          <w:delText xml:space="preserve"> in how quickly speakers produce words</w:delText>
        </w:r>
        <w:r w:rsidR="00506F83" w:rsidRPr="00515494" w:rsidDel="00EF79E1">
          <w:rPr>
            <w:lang w:val="en-US"/>
          </w:rPr>
          <w:delText xml:space="preserve">. However, we know that individuals vary in their general cognitive </w:delText>
        </w:r>
        <w:r w:rsidR="0045220A" w:rsidDel="00EF79E1">
          <w:rPr>
            <w:lang w:val="en-US"/>
          </w:rPr>
          <w:delText>abilit</w:delText>
        </w:r>
        <w:r w:rsidR="009D1672" w:rsidDel="00EF79E1">
          <w:rPr>
            <w:lang w:val="en-US"/>
          </w:rPr>
          <w:delText>i</w:delText>
        </w:r>
        <w:r w:rsidR="0045220A" w:rsidDel="00EF79E1">
          <w:rPr>
            <w:lang w:val="en-US"/>
          </w:rPr>
          <w:delText>es</w:delText>
        </w:r>
        <w:r w:rsidR="00506F83" w:rsidRPr="00515494" w:rsidDel="00EF79E1">
          <w:rPr>
            <w:lang w:val="en-US"/>
          </w:rPr>
          <w:delText xml:space="preserve">; therefore, </w:delText>
        </w:r>
        <w:r w:rsidR="00943C2E" w:rsidRPr="00515494" w:rsidDel="00EF79E1">
          <w:rPr>
            <w:lang w:val="en-US"/>
          </w:rPr>
          <w:delText xml:space="preserve">individual differences in </w:delText>
        </w:r>
        <w:r w:rsidR="00506F83" w:rsidRPr="00515494" w:rsidDel="00EF79E1">
          <w:rPr>
            <w:lang w:val="en-US"/>
          </w:rPr>
          <w:delText>if word production</w:delText>
        </w:r>
        <w:r w:rsidR="00943C2E" w:rsidRPr="00515494" w:rsidDel="00EF79E1">
          <w:rPr>
            <w:lang w:val="en-US"/>
          </w:rPr>
          <w:delText xml:space="preserve"> are expected if</w:delText>
        </w:r>
        <w:r w:rsidR="00506F83" w:rsidRPr="00515494" w:rsidDel="00EF79E1">
          <w:rPr>
            <w:lang w:val="en-US"/>
          </w:rPr>
          <w:delText xml:space="preserve"> </w:delText>
        </w:r>
        <w:r w:rsidR="00943C2E" w:rsidRPr="00515494" w:rsidDel="00EF79E1">
          <w:rPr>
            <w:lang w:val="en-US"/>
          </w:rPr>
          <w:delText>word production is at least somewhat reliant on cognitive resources.</w:delText>
        </w:r>
        <w:commentRangeEnd w:id="19"/>
        <w:r w:rsidR="00FD57F8" w:rsidDel="00EF79E1">
          <w:rPr>
            <w:rStyle w:val="Kommentarzeichen"/>
            <w:rFonts w:asciiTheme="minorHAnsi" w:eastAsiaTheme="minorHAnsi" w:hAnsiTheme="minorHAnsi" w:cstheme="minorBidi"/>
            <w:lang w:eastAsia="en-US"/>
          </w:rPr>
          <w:commentReference w:id="19"/>
        </w:r>
        <w:r w:rsidR="00943C2E" w:rsidRPr="00515494" w:rsidDel="00EF79E1">
          <w:rPr>
            <w:lang w:val="en-US"/>
          </w:rPr>
          <w:delText xml:space="preserve"> </w:delText>
        </w:r>
      </w:del>
    </w:p>
    <w:p w14:paraId="6BB3E59D" w14:textId="6F7CAA60" w:rsidR="009D1672" w:rsidRDefault="009D1672" w:rsidP="00943C2E">
      <w:pPr>
        <w:spacing w:line="480" w:lineRule="auto"/>
        <w:rPr>
          <w:lang w:val="en-US"/>
        </w:rPr>
      </w:pPr>
    </w:p>
    <w:p w14:paraId="1CA105E9" w14:textId="0DA9D448" w:rsidR="009D1672" w:rsidRPr="009D1672" w:rsidRDefault="009D1672" w:rsidP="00943C2E">
      <w:pPr>
        <w:spacing w:line="480" w:lineRule="auto"/>
        <w:rPr>
          <w:b/>
          <w:bCs/>
          <w:lang w:val="en-US"/>
        </w:rPr>
      </w:pPr>
      <w:r w:rsidRPr="009D1672">
        <w:rPr>
          <w:b/>
          <w:bCs/>
          <w:lang w:val="en-US"/>
        </w:rPr>
        <w:t>Cognitive abilities that predict word production speed</w:t>
      </w:r>
    </w:p>
    <w:p w14:paraId="27A7C4E4" w14:textId="67A8B4CA" w:rsidR="00FD57F8" w:rsidRDefault="009D1672" w:rsidP="00FD57F8">
      <w:pPr>
        <w:spacing w:line="480" w:lineRule="auto"/>
        <w:ind w:firstLine="708"/>
        <w:rPr>
          <w:lang w:val="en-US"/>
        </w:rPr>
      </w:pPr>
      <w:r w:rsidRPr="00515494">
        <w:rPr>
          <w:lang w:val="en-US"/>
        </w:rPr>
        <w:t xml:space="preserve">Several studies have shown relationships between an individual’s speed of word production and more general cognitive skills </w:t>
      </w:r>
      <w:r>
        <w:rPr>
          <w:lang w:val="en-US"/>
        </w:rPr>
        <w:t xml:space="preserve">or abilities, including attention </w:t>
      </w:r>
      <w:r w:rsidRPr="00515494">
        <w:rPr>
          <w:lang w:val="en-US"/>
        </w:rPr>
        <w:t>(</w:t>
      </w:r>
      <w:proofErr w:type="spellStart"/>
      <w:r w:rsidRPr="00515494">
        <w:rPr>
          <w:lang w:val="en-US"/>
        </w:rPr>
        <w:t>Jongman</w:t>
      </w:r>
      <w:proofErr w:type="spellEnd"/>
      <w:r w:rsidRPr="00515494">
        <w:rPr>
          <w:lang w:val="en-US"/>
        </w:rPr>
        <w:t xml:space="preserve"> et al., 2015a, 2015b, 2017</w:t>
      </w:r>
      <w:r>
        <w:rPr>
          <w:lang w:val="en-US"/>
        </w:rPr>
        <w:t>), working memory</w:t>
      </w:r>
      <w:r w:rsidRPr="00515494">
        <w:rPr>
          <w:lang w:val="en-US"/>
        </w:rPr>
        <w:t xml:space="preserve"> </w:t>
      </w:r>
      <w:r>
        <w:rPr>
          <w:lang w:val="en-US"/>
        </w:rPr>
        <w:t>(</w:t>
      </w:r>
      <w:r w:rsidR="00612706" w:rsidRPr="00612706">
        <w:rPr>
          <w:lang w:val="en-US"/>
        </w:rPr>
        <w:t xml:space="preserve">Klaus &amp; </w:t>
      </w:r>
      <w:proofErr w:type="spellStart"/>
      <w:r w:rsidR="00612706" w:rsidRPr="00612706">
        <w:rPr>
          <w:lang w:val="en-US"/>
        </w:rPr>
        <w:t>Schriefers</w:t>
      </w:r>
      <w:proofErr w:type="spellEnd"/>
      <w:r w:rsidR="00612706" w:rsidRPr="00612706">
        <w:rPr>
          <w:lang w:val="en-US"/>
        </w:rPr>
        <w:t>, 2018</w:t>
      </w:r>
      <w:r w:rsidR="00612706">
        <w:rPr>
          <w:lang w:val="en-US"/>
        </w:rPr>
        <w:t xml:space="preserve">; </w:t>
      </w:r>
      <w:proofErr w:type="spellStart"/>
      <w:r w:rsidRPr="00515494">
        <w:rPr>
          <w:lang w:val="en-US"/>
        </w:rPr>
        <w:t>Piai</w:t>
      </w:r>
      <w:proofErr w:type="spellEnd"/>
      <w:r w:rsidRPr="00515494">
        <w:rPr>
          <w:lang w:val="en-US"/>
        </w:rPr>
        <w:t xml:space="preserve"> &amp; </w:t>
      </w:r>
      <w:proofErr w:type="spellStart"/>
      <w:r w:rsidRPr="00515494">
        <w:rPr>
          <w:lang w:val="en-US"/>
        </w:rPr>
        <w:t>Roelofs</w:t>
      </w:r>
      <w:proofErr w:type="spellEnd"/>
      <w:r w:rsidRPr="00515494">
        <w:rPr>
          <w:lang w:val="en-US"/>
        </w:rPr>
        <w:t>, 2013</w:t>
      </w:r>
      <w:r>
        <w:rPr>
          <w:lang w:val="en-US"/>
        </w:rPr>
        <w:t>;</w:t>
      </w:r>
      <w:r w:rsidRPr="00515494">
        <w:rPr>
          <w:lang w:val="en-US"/>
        </w:rPr>
        <w:t xml:space="preserve"> Shao et al., 2012</w:t>
      </w:r>
      <w:r>
        <w:rPr>
          <w:lang w:val="en-US"/>
        </w:rPr>
        <w:t>), and inhibition (Shao et al., 2012,</w:t>
      </w:r>
      <w:r w:rsidRPr="00515494">
        <w:rPr>
          <w:lang w:val="en-US"/>
        </w:rPr>
        <w:t xml:space="preserve"> 2013, 2015)</w:t>
      </w:r>
      <w:r>
        <w:rPr>
          <w:lang w:val="en-US"/>
        </w:rPr>
        <w:t xml:space="preserve">. </w:t>
      </w:r>
      <w:r w:rsidR="001248A3">
        <w:rPr>
          <w:lang w:val="en-US"/>
        </w:rPr>
        <w:t>For</w:t>
      </w:r>
      <w:r w:rsidR="00612706">
        <w:rPr>
          <w:lang w:val="en-US"/>
        </w:rPr>
        <w:t xml:space="preserve"> the current study, we are interested in how generalizable these relationships</w:t>
      </w:r>
      <w:r w:rsidR="001248A3">
        <w:rPr>
          <w:lang w:val="en-US"/>
        </w:rPr>
        <w:t xml:space="preserve"> are, specifically, whether we find similar relationships between picture naming speed and cognitive tasks when employing a wider battery of cognitive tests that are thought to measure these constructs. </w:t>
      </w:r>
      <w:r w:rsidR="0073678E">
        <w:rPr>
          <w:lang w:val="en-US"/>
        </w:rPr>
        <w:t>As we discuss in more detail in the next section, some tasks that have been used to measure certain cognitive skills do not necessarily correlate well with each other (e.g., Flanker and Simon tasks</w:t>
      </w:r>
      <w:r w:rsidR="00FD57F8">
        <w:rPr>
          <w:lang w:val="en-US"/>
        </w:rPr>
        <w:t xml:space="preserve"> are both</w:t>
      </w:r>
      <w:r w:rsidR="0073678E">
        <w:rPr>
          <w:lang w:val="en-US"/>
        </w:rPr>
        <w:t xml:space="preserve"> thought to measure inhibition,</w:t>
      </w:r>
      <w:r w:rsidR="00FD57F8">
        <w:rPr>
          <w:lang w:val="en-US"/>
        </w:rPr>
        <w:t xml:space="preserve"> but hardly correlate with one another</w:t>
      </w:r>
      <w:r w:rsidR="0073678E">
        <w:rPr>
          <w:lang w:val="en-US"/>
        </w:rPr>
        <w:t xml:space="preserve"> </w:t>
      </w:r>
      <w:proofErr w:type="spellStart"/>
      <w:r w:rsidR="0073678E">
        <w:rPr>
          <w:lang w:val="en-US"/>
        </w:rPr>
        <w:t>Paap</w:t>
      </w:r>
      <w:proofErr w:type="spellEnd"/>
      <w:r w:rsidR="0073678E">
        <w:rPr>
          <w:lang w:val="en-US"/>
        </w:rPr>
        <w:t xml:space="preserve"> &amp; </w:t>
      </w:r>
      <w:proofErr w:type="spellStart"/>
      <w:r w:rsidR="0073678E">
        <w:rPr>
          <w:lang w:val="en-US"/>
        </w:rPr>
        <w:t>Sawi</w:t>
      </w:r>
      <w:proofErr w:type="spellEnd"/>
      <w:r w:rsidR="0073678E">
        <w:rPr>
          <w:lang w:val="en-US"/>
        </w:rPr>
        <w:t xml:space="preserve">, </w:t>
      </w:r>
      <w:r w:rsidR="00A75836">
        <w:rPr>
          <w:lang w:val="en-US"/>
        </w:rPr>
        <w:t>2014).</w:t>
      </w:r>
      <w:r w:rsidR="0073678E">
        <w:rPr>
          <w:lang w:val="en-US"/>
        </w:rPr>
        <w:t xml:space="preserve"> </w:t>
      </w:r>
      <w:r w:rsidR="00FD57F8">
        <w:rPr>
          <w:lang w:val="en-US"/>
        </w:rPr>
        <w:t xml:space="preserve">Inhibition (like other cognitive abilities) is not a unitary? construct and different tasks may well tap into different types or components of inhibition. </w:t>
      </w:r>
    </w:p>
    <w:p w14:paraId="5D8AC9DD" w14:textId="77480819" w:rsidR="001248A3" w:rsidRDefault="00A75836" w:rsidP="00FD57F8">
      <w:pPr>
        <w:spacing w:line="480" w:lineRule="auto"/>
        <w:ind w:firstLine="708"/>
        <w:rPr>
          <w:lang w:val="en-US"/>
        </w:rPr>
      </w:pPr>
      <w:r>
        <w:rPr>
          <w:lang w:val="en-US"/>
        </w:rPr>
        <w:lastRenderedPageBreak/>
        <w:t xml:space="preserve">this provides an opportunity to learn more about </w:t>
      </w:r>
      <w:r w:rsidR="00FD57F8">
        <w:rPr>
          <w:lang w:val="en-US"/>
        </w:rPr>
        <w:t xml:space="preserve">which aspects /components of  </w:t>
      </w:r>
      <w:r>
        <w:rPr>
          <w:lang w:val="en-US"/>
        </w:rPr>
        <w:t xml:space="preserve">inhibitory, working memory, or attentional abilities </w:t>
      </w:r>
      <w:r w:rsidR="00FD57F8">
        <w:rPr>
          <w:lang w:val="en-US"/>
        </w:rPr>
        <w:t xml:space="preserve">are </w:t>
      </w:r>
      <w:proofErr w:type="spellStart"/>
      <w:r w:rsidR="00FD57F8">
        <w:rPr>
          <w:lang w:val="en-US"/>
        </w:rPr>
        <w:t>involllved</w:t>
      </w:r>
      <w:proofErr w:type="spellEnd"/>
      <w:r w:rsidR="00FD57F8">
        <w:rPr>
          <w:lang w:val="en-US"/>
        </w:rPr>
        <w:t xml:space="preserve"> in in</w:t>
      </w:r>
      <w:r>
        <w:rPr>
          <w:lang w:val="en-US"/>
        </w:rPr>
        <w:t xml:space="preserve"> word production </w:t>
      </w:r>
      <w:r w:rsidR="001248A3" w:rsidRPr="001248A3">
        <w:rPr>
          <w:lang w:val="en-US"/>
        </w:rPr>
        <w:t xml:space="preserve">In the following </w:t>
      </w:r>
      <w:r w:rsidR="001248A3">
        <w:rPr>
          <w:lang w:val="en-US"/>
        </w:rPr>
        <w:t>sections,</w:t>
      </w:r>
      <w:r w:rsidR="001248A3" w:rsidRPr="001248A3">
        <w:rPr>
          <w:lang w:val="en-US"/>
        </w:rPr>
        <w:t xml:space="preserve"> we will give a</w:t>
      </w:r>
      <w:r w:rsidR="006F5F5F">
        <w:rPr>
          <w:lang w:val="en-US"/>
        </w:rPr>
        <w:t xml:space="preserve">n </w:t>
      </w:r>
      <w:r w:rsidR="001248A3" w:rsidRPr="001248A3">
        <w:rPr>
          <w:lang w:val="en-US"/>
        </w:rPr>
        <w:t>overview of the cognitive function</w:t>
      </w:r>
      <w:r>
        <w:rPr>
          <w:lang w:val="en-US"/>
        </w:rPr>
        <w:t>s that have been found to correlate with word production speed</w:t>
      </w:r>
      <w:r w:rsidR="001248A3" w:rsidRPr="001248A3">
        <w:rPr>
          <w:lang w:val="en-US"/>
        </w:rPr>
        <w:t xml:space="preserve"> (</w:t>
      </w:r>
      <w:r>
        <w:rPr>
          <w:lang w:val="en-US"/>
        </w:rPr>
        <w:t>working memory</w:t>
      </w:r>
      <w:r w:rsidR="001248A3" w:rsidRPr="001248A3">
        <w:rPr>
          <w:lang w:val="en-US"/>
        </w:rPr>
        <w:t>, inhibition, and sustained attention</w:t>
      </w:r>
      <w:r>
        <w:rPr>
          <w:lang w:val="en-US"/>
        </w:rPr>
        <w:t>), and we will discuss tasks that are often used to measure these constructs.</w:t>
      </w:r>
      <w:r w:rsidR="005F0FCB">
        <w:rPr>
          <w:lang w:val="en-US"/>
        </w:rPr>
        <w:t xml:space="preserve"> </w:t>
      </w:r>
    </w:p>
    <w:p w14:paraId="4BFCF027" w14:textId="4BEE08C7" w:rsidR="009D1672" w:rsidRDefault="003E6A0C" w:rsidP="003E6A0C">
      <w:pPr>
        <w:spacing w:line="480" w:lineRule="auto"/>
        <w:ind w:firstLine="708"/>
        <w:rPr>
          <w:lang w:val="en-US"/>
        </w:rPr>
      </w:pPr>
      <w:commentRangeStart w:id="20"/>
      <w:r w:rsidRPr="003E6A0C">
        <w:rPr>
          <w:i/>
          <w:iCs/>
          <w:lang w:val="en-US"/>
        </w:rPr>
        <w:t>Working memory</w:t>
      </w:r>
      <w:r>
        <w:rPr>
          <w:i/>
          <w:iCs/>
          <w:lang w:val="en-US"/>
        </w:rPr>
        <w:t>.</w:t>
      </w:r>
      <w:r>
        <w:rPr>
          <w:lang w:val="en-US"/>
        </w:rPr>
        <w:t xml:space="preserve">     </w:t>
      </w:r>
      <w:commentRangeEnd w:id="20"/>
      <w:r w:rsidR="005F0FCB">
        <w:rPr>
          <w:rStyle w:val="Kommentarzeichen"/>
          <w:rFonts w:asciiTheme="minorHAnsi" w:eastAsiaTheme="minorHAnsi" w:hAnsiTheme="minorHAnsi" w:cstheme="minorBidi"/>
          <w:lang w:eastAsia="en-US"/>
        </w:rPr>
        <w:commentReference w:id="20"/>
      </w:r>
      <w:r>
        <w:rPr>
          <w:lang w:val="en-US"/>
        </w:rPr>
        <w:t xml:space="preserve">Working memory </w:t>
      </w:r>
      <w:r w:rsidR="00EC1904">
        <w:rPr>
          <w:lang w:val="en-US"/>
        </w:rPr>
        <w:t xml:space="preserve">can be described </w:t>
      </w:r>
      <w:r w:rsidR="00A75836">
        <w:rPr>
          <w:lang w:val="en-US"/>
        </w:rPr>
        <w:t>as the ability to hold information in mind and manipulate it</w:t>
      </w:r>
      <w:r w:rsidR="00EC1904">
        <w:rPr>
          <w:lang w:val="en-US"/>
        </w:rPr>
        <w:t xml:space="preserve"> in order to perform a cognitive task (e.g., </w:t>
      </w:r>
      <w:proofErr w:type="spellStart"/>
      <w:r w:rsidR="00EC1904">
        <w:rPr>
          <w:lang w:val="en-US"/>
        </w:rPr>
        <w:t>Baddely</w:t>
      </w:r>
      <w:proofErr w:type="spellEnd"/>
      <w:r w:rsidR="00EC1904">
        <w:rPr>
          <w:lang w:val="en-US"/>
        </w:rPr>
        <w:t>, 1992, 2010). S</w:t>
      </w:r>
      <w:r w:rsidRPr="003E6A0C">
        <w:rPr>
          <w:lang w:val="en-US"/>
        </w:rPr>
        <w:t>pan tasks</w:t>
      </w:r>
      <w:r w:rsidR="00EC1904">
        <w:rPr>
          <w:lang w:val="en-US"/>
        </w:rPr>
        <w:t xml:space="preserve"> are commonly used to evaluate working memory</w:t>
      </w:r>
      <w:r w:rsidRPr="003E6A0C">
        <w:rPr>
          <w:lang w:val="en-US"/>
        </w:rPr>
        <w:t xml:space="preserve"> (e.g., Conway et al., 2005). In such tasks, participants are asked to remember target items (e.g., letters) whose presentation alternates with the presentation of a secondary and demanding independent task (e.</w:t>
      </w:r>
      <w:r>
        <w:rPr>
          <w:lang w:val="en-US"/>
        </w:rPr>
        <w:t>g.</w:t>
      </w:r>
      <w:r w:rsidRPr="003E6A0C">
        <w:rPr>
          <w:lang w:val="en-US"/>
        </w:rPr>
        <w:t>, distractor items</w:t>
      </w:r>
      <w:r>
        <w:rPr>
          <w:lang w:val="en-US"/>
        </w:rPr>
        <w:t xml:space="preserve">, </w:t>
      </w:r>
      <w:r w:rsidRPr="003E6A0C">
        <w:rPr>
          <w:lang w:val="en-US"/>
        </w:rPr>
        <w:t xml:space="preserve">resolving arithmetic problems). </w:t>
      </w:r>
      <w:r w:rsidR="005A49E4" w:rsidRPr="003E6A0C">
        <w:rPr>
          <w:lang w:val="en-US"/>
        </w:rPr>
        <w:t xml:space="preserve">Each task consists </w:t>
      </w:r>
      <w:r w:rsidR="005A49E4">
        <w:rPr>
          <w:lang w:val="en-US"/>
        </w:rPr>
        <w:t>of</w:t>
      </w:r>
      <w:r w:rsidR="005A49E4" w:rsidRPr="003E6A0C">
        <w:rPr>
          <w:lang w:val="en-US"/>
        </w:rPr>
        <w:t xml:space="preserve"> sequences of target (i.e., to be remembered) items and distractor items. </w:t>
      </w:r>
      <w:r w:rsidR="005A49E4" w:rsidRPr="00482FFB">
        <w:rPr>
          <w:lang w:val="en-US"/>
        </w:rPr>
        <w:t xml:space="preserve">After each distractor item, participants must provide </w:t>
      </w:r>
      <w:r w:rsidR="005A49E4">
        <w:rPr>
          <w:lang w:val="en-US"/>
        </w:rPr>
        <w:t>some type of response to the distractor item</w:t>
      </w:r>
      <w:r w:rsidR="005A49E4" w:rsidRPr="003E6A0C">
        <w:rPr>
          <w:lang w:val="en-US"/>
        </w:rPr>
        <w:t>. At the end of each sequence, they must recall all target items, in the order in which they were presented during the sequence.</w:t>
      </w:r>
      <w:r w:rsidR="005A49E4">
        <w:rPr>
          <w:lang w:val="en-US"/>
        </w:rPr>
        <w:t xml:space="preserve"> </w:t>
      </w:r>
      <w:r w:rsidR="005F0FCB">
        <w:rPr>
          <w:lang w:val="en-US"/>
        </w:rPr>
        <w:t xml:space="preserve">Different </w:t>
      </w:r>
      <w:r w:rsidR="002D6BB4">
        <w:rPr>
          <w:lang w:val="en-US"/>
        </w:rPr>
        <w:t xml:space="preserve">span </w:t>
      </w:r>
      <w:r w:rsidR="002D6BB4" w:rsidRPr="003E6A0C">
        <w:rPr>
          <w:lang w:val="en-US"/>
        </w:rPr>
        <w:t>tasks</w:t>
      </w:r>
      <w:r w:rsidR="005F0FCB">
        <w:rPr>
          <w:lang w:val="en-US"/>
        </w:rPr>
        <w:t xml:space="preserve"> have been designed</w:t>
      </w:r>
      <w:r w:rsidR="002D6BB4" w:rsidRPr="003E6A0C">
        <w:rPr>
          <w:lang w:val="en-US"/>
        </w:rPr>
        <w:t xml:space="preserve">, </w:t>
      </w:r>
      <w:r w:rsidR="005A49E4">
        <w:rPr>
          <w:lang w:val="en-US"/>
        </w:rPr>
        <w:t xml:space="preserve">which vary in the type of material that participants are asked to remember. For instance, in </w:t>
      </w:r>
      <w:r w:rsidR="002D6BB4" w:rsidRPr="003E6A0C">
        <w:rPr>
          <w:lang w:val="en-US"/>
        </w:rPr>
        <w:t xml:space="preserve"> the operation span task (e.g.</w:t>
      </w:r>
      <w:r w:rsidR="002D6BB4">
        <w:rPr>
          <w:lang w:val="en-US"/>
        </w:rPr>
        <w:t>,</w:t>
      </w:r>
      <w:r w:rsidR="002D6BB4" w:rsidRPr="003E6A0C">
        <w:rPr>
          <w:lang w:val="en-US"/>
        </w:rPr>
        <w:t xml:space="preserve"> Unsworth et al., 2005), </w:t>
      </w:r>
      <w:r w:rsidR="005A49E4">
        <w:rPr>
          <w:lang w:val="en-US"/>
        </w:rPr>
        <w:t xml:space="preserve"> </w:t>
      </w:r>
      <w:r w:rsidR="005A49E4" w:rsidRPr="003E6A0C">
        <w:rPr>
          <w:lang w:val="en-US"/>
        </w:rPr>
        <w:t xml:space="preserve">a sequence consists </w:t>
      </w:r>
      <w:r w:rsidR="005A49E4">
        <w:rPr>
          <w:lang w:val="en-US"/>
        </w:rPr>
        <w:t>of</w:t>
      </w:r>
      <w:r w:rsidR="005A49E4" w:rsidRPr="003E6A0C">
        <w:rPr>
          <w:lang w:val="en-US"/>
        </w:rPr>
        <w:t xml:space="preserve"> the </w:t>
      </w:r>
      <w:r w:rsidR="005A49E4">
        <w:rPr>
          <w:lang w:val="en-US"/>
        </w:rPr>
        <w:t>alternating</w:t>
      </w:r>
      <w:r w:rsidR="005A49E4" w:rsidRPr="003E6A0C">
        <w:rPr>
          <w:lang w:val="en-US"/>
        </w:rPr>
        <w:t xml:space="preserve"> presentation of an arithmetic problem and a letter. The letters are the </w:t>
      </w:r>
      <w:r w:rsidR="005A49E4">
        <w:rPr>
          <w:lang w:val="en-US"/>
        </w:rPr>
        <w:t>target</w:t>
      </w:r>
      <w:r w:rsidR="005A49E4" w:rsidRPr="003E6A0C">
        <w:rPr>
          <w:lang w:val="en-US"/>
        </w:rPr>
        <w:t xml:space="preserve"> items</w:t>
      </w:r>
      <w:r w:rsidR="005A49E4">
        <w:rPr>
          <w:lang w:val="en-US"/>
        </w:rPr>
        <w:t xml:space="preserve">, and </w:t>
      </w:r>
      <w:r w:rsidR="005A49E4" w:rsidRPr="003E6A0C">
        <w:rPr>
          <w:lang w:val="en-US"/>
        </w:rPr>
        <w:t xml:space="preserve">the arithmetic problems are the distractor items. Participants </w:t>
      </w:r>
      <w:r w:rsidR="005A49E4">
        <w:rPr>
          <w:lang w:val="en-US"/>
        </w:rPr>
        <w:t>are asked</w:t>
      </w:r>
      <w:r w:rsidR="005A49E4" w:rsidRPr="003E6A0C">
        <w:rPr>
          <w:lang w:val="en-US"/>
        </w:rPr>
        <w:t xml:space="preserve"> to </w:t>
      </w:r>
      <w:r w:rsidR="005A49E4">
        <w:rPr>
          <w:lang w:val="en-US"/>
        </w:rPr>
        <w:t xml:space="preserve">solve </w:t>
      </w:r>
      <w:r w:rsidR="005A49E4" w:rsidRPr="003E6A0C">
        <w:rPr>
          <w:lang w:val="en-US"/>
        </w:rPr>
        <w:t>each arithmetic problem</w:t>
      </w:r>
      <w:r w:rsidR="005A49E4">
        <w:rPr>
          <w:lang w:val="en-US"/>
        </w:rPr>
        <w:t>, and a</w:t>
      </w:r>
      <w:r w:rsidR="005A49E4" w:rsidRPr="003E6A0C">
        <w:rPr>
          <w:lang w:val="en-US"/>
        </w:rPr>
        <w:t>fter each sequence, to recall all letters</w:t>
      </w:r>
      <w:r w:rsidR="005A49E4">
        <w:rPr>
          <w:lang w:val="en-US"/>
        </w:rPr>
        <w:t xml:space="preserve">. Given that this task requires the participant to recall verbal material, it is often used to determine whether the performance of participants in a linguistic task correlate or are predicted by working memory scores. In </w:t>
      </w:r>
      <w:r w:rsidR="002D6BB4" w:rsidRPr="003E6A0C">
        <w:rPr>
          <w:lang w:val="en-US"/>
        </w:rPr>
        <w:t>the symmetry span task (e.g</w:t>
      </w:r>
      <w:r w:rsidR="002D6BB4">
        <w:rPr>
          <w:lang w:val="en-US"/>
        </w:rPr>
        <w:t xml:space="preserve">., </w:t>
      </w:r>
      <w:r w:rsidR="002D6BB4" w:rsidRPr="003E6A0C">
        <w:rPr>
          <w:lang w:val="en-US"/>
        </w:rPr>
        <w:t xml:space="preserve">Unsworth et al., 2009), and the rotation span task (Harrison et al., 2013). </w:t>
      </w:r>
      <w:commentRangeStart w:id="21"/>
      <w:r w:rsidRPr="003E6A0C">
        <w:rPr>
          <w:lang w:val="en-US"/>
        </w:rPr>
        <w:t xml:space="preserve">. In the symmetry span task, a sequence consists </w:t>
      </w:r>
      <w:r w:rsidR="00482FFB">
        <w:rPr>
          <w:lang w:val="en-US"/>
        </w:rPr>
        <w:t>of</w:t>
      </w:r>
      <w:r w:rsidRPr="003E6A0C">
        <w:rPr>
          <w:lang w:val="en-US"/>
        </w:rPr>
        <w:t xml:space="preserve"> the </w:t>
      </w:r>
      <w:r w:rsidR="00482FFB">
        <w:rPr>
          <w:lang w:val="en-US"/>
        </w:rPr>
        <w:t>alternating</w:t>
      </w:r>
      <w:r w:rsidRPr="003E6A0C">
        <w:rPr>
          <w:lang w:val="en-US"/>
        </w:rPr>
        <w:t xml:space="preserve"> presentation of </w:t>
      </w:r>
      <w:r w:rsidR="00482FFB" w:rsidRPr="003E6A0C">
        <w:rPr>
          <w:lang w:val="en-US"/>
        </w:rPr>
        <w:t xml:space="preserve">a 4x4 grid containing a single square </w:t>
      </w:r>
      <w:r w:rsidR="00482FFB">
        <w:rPr>
          <w:lang w:val="en-US"/>
        </w:rPr>
        <w:t xml:space="preserve">and </w:t>
      </w:r>
      <w:r w:rsidRPr="003E6A0C">
        <w:rPr>
          <w:lang w:val="en-US"/>
        </w:rPr>
        <w:t xml:space="preserve">a geometrical shape that </w:t>
      </w:r>
      <w:r w:rsidR="00482FFB">
        <w:rPr>
          <w:lang w:val="en-US"/>
        </w:rPr>
        <w:t>may</w:t>
      </w:r>
      <w:r w:rsidRPr="003E6A0C">
        <w:rPr>
          <w:lang w:val="en-US"/>
        </w:rPr>
        <w:t xml:space="preserve"> or </w:t>
      </w:r>
      <w:r w:rsidR="00482FFB">
        <w:rPr>
          <w:lang w:val="en-US"/>
        </w:rPr>
        <w:t xml:space="preserve">may </w:t>
      </w:r>
      <w:r w:rsidRPr="003E6A0C">
        <w:rPr>
          <w:lang w:val="en-US"/>
        </w:rPr>
        <w:t xml:space="preserve">not be symmetrical relative to the vertical axis. The positions of the squares in the 4x4 grid are the target items, </w:t>
      </w:r>
      <w:r w:rsidR="00482FFB">
        <w:rPr>
          <w:lang w:val="en-US"/>
        </w:rPr>
        <w:t>and</w:t>
      </w:r>
      <w:r w:rsidRPr="003E6A0C">
        <w:rPr>
          <w:lang w:val="en-US"/>
        </w:rPr>
        <w:t xml:space="preserve"> the symmetrical or </w:t>
      </w:r>
      <w:r w:rsidRPr="003E6A0C">
        <w:rPr>
          <w:lang w:val="en-US"/>
        </w:rPr>
        <w:lastRenderedPageBreak/>
        <w:t>asymmetrical</w:t>
      </w:r>
      <w:r w:rsidR="00482FFB" w:rsidRPr="00482FFB">
        <w:rPr>
          <w:lang w:val="en-US"/>
        </w:rPr>
        <w:t xml:space="preserve"> </w:t>
      </w:r>
      <w:r w:rsidR="00482FFB" w:rsidRPr="003E6A0C">
        <w:rPr>
          <w:lang w:val="en-US"/>
        </w:rPr>
        <w:t>geometrical shapes</w:t>
      </w:r>
      <w:r w:rsidRPr="003E6A0C">
        <w:rPr>
          <w:lang w:val="en-US"/>
        </w:rPr>
        <w:t xml:space="preserve"> are the distractor items. After each geometrical shape, participants must determine whether the shape was symmetrical or not. After each sequence, participants are asked to recall the positions of the squares in the 4x</w:t>
      </w:r>
      <w:commentRangeEnd w:id="21"/>
      <w:r w:rsidR="005A49E4">
        <w:rPr>
          <w:rStyle w:val="Kommentarzeichen"/>
          <w:rFonts w:asciiTheme="minorHAnsi" w:eastAsiaTheme="minorHAnsi" w:hAnsiTheme="minorHAnsi" w:cstheme="minorBidi"/>
          <w:lang w:eastAsia="en-US"/>
        </w:rPr>
        <w:commentReference w:id="21"/>
      </w:r>
      <w:r w:rsidRPr="003E6A0C">
        <w:rPr>
          <w:lang w:val="en-US"/>
        </w:rPr>
        <w:t xml:space="preserve">4 grid. </w:t>
      </w:r>
      <w:commentRangeStart w:id="22"/>
      <w:r w:rsidRPr="003E6A0C">
        <w:rPr>
          <w:lang w:val="en-US"/>
        </w:rPr>
        <w:t xml:space="preserve">In the rotation span task, a sequence consists </w:t>
      </w:r>
      <w:r w:rsidR="00482FFB">
        <w:rPr>
          <w:lang w:val="en-US"/>
        </w:rPr>
        <w:t>of</w:t>
      </w:r>
      <w:r w:rsidRPr="003E6A0C">
        <w:rPr>
          <w:lang w:val="en-US"/>
        </w:rPr>
        <w:t xml:space="preserve"> a rotated letter that can be vertically reversed or not and of an arrow </w:t>
      </w:r>
      <w:r w:rsidR="00482FFB">
        <w:rPr>
          <w:lang w:val="en-US"/>
        </w:rPr>
        <w:t xml:space="preserve">(long or short) </w:t>
      </w:r>
      <w:r w:rsidRPr="003E6A0C">
        <w:rPr>
          <w:lang w:val="en-US"/>
        </w:rPr>
        <w:t xml:space="preserve">pointing in one of 8 possible directions. </w:t>
      </w:r>
      <w:r w:rsidR="00482FFB">
        <w:rPr>
          <w:lang w:val="en-US"/>
        </w:rPr>
        <w:t>Arrow</w:t>
      </w:r>
      <w:r w:rsidRPr="003E6A0C">
        <w:rPr>
          <w:lang w:val="en-US"/>
        </w:rPr>
        <w:t xml:space="preserve"> lengths and directions are the target items, </w:t>
      </w:r>
      <w:r w:rsidR="00482FFB">
        <w:rPr>
          <w:lang w:val="en-US"/>
        </w:rPr>
        <w:t>and</w:t>
      </w:r>
      <w:r w:rsidRPr="003E6A0C">
        <w:rPr>
          <w:lang w:val="en-US"/>
        </w:rPr>
        <w:t xml:space="preserve"> rotated letters</w:t>
      </w:r>
      <w:r w:rsidR="00482FFB">
        <w:rPr>
          <w:lang w:val="en-US"/>
        </w:rPr>
        <w:t xml:space="preserve"> </w:t>
      </w:r>
      <w:r w:rsidRPr="003E6A0C">
        <w:rPr>
          <w:lang w:val="en-US"/>
        </w:rPr>
        <w:t xml:space="preserve">are the distractor items. After each distractor item, participants must determine whether the letter was reversed or not. Following the presentation of a sequence, participants are asked to recall the lengths and directions of the arrows. </w:t>
      </w:r>
      <w:commentRangeEnd w:id="22"/>
      <w:r w:rsidR="005A49E4">
        <w:rPr>
          <w:rStyle w:val="Kommentarzeichen"/>
          <w:rFonts w:asciiTheme="minorHAnsi" w:eastAsiaTheme="minorHAnsi" w:hAnsiTheme="minorHAnsi" w:cstheme="minorBidi"/>
          <w:lang w:eastAsia="en-US"/>
        </w:rPr>
        <w:commentReference w:id="22"/>
      </w:r>
    </w:p>
    <w:p w14:paraId="5B2DE914" w14:textId="0FD71F54" w:rsidR="00482FFB" w:rsidRDefault="00482FFB" w:rsidP="003E6A0C">
      <w:pPr>
        <w:spacing w:line="480" w:lineRule="auto"/>
        <w:ind w:firstLine="708"/>
        <w:rPr>
          <w:lang w:val="en-US"/>
        </w:rPr>
      </w:pPr>
      <w:r>
        <w:rPr>
          <w:lang w:val="en-US"/>
        </w:rPr>
        <w:t>Shao et al. (2012) found a correlation between participants’ performance on the operation span task and their speed of naming pictures of actions (though not pictures of objects), suggesting that working memory is at least partially involved with word production. However, a</w:t>
      </w:r>
      <w:r w:rsidRPr="003E6A0C">
        <w:rPr>
          <w:lang w:val="en-US"/>
        </w:rPr>
        <w:t xml:space="preserve">s suggested by various authors (Conway et al., 2005; Engle et al., 1999; </w:t>
      </w:r>
      <w:proofErr w:type="spellStart"/>
      <w:r w:rsidRPr="003E6A0C">
        <w:rPr>
          <w:lang w:val="en-US"/>
        </w:rPr>
        <w:t>Shipstead</w:t>
      </w:r>
      <w:proofErr w:type="spellEnd"/>
      <w:r w:rsidRPr="003E6A0C">
        <w:rPr>
          <w:lang w:val="en-US"/>
        </w:rPr>
        <w:t xml:space="preserve"> et al., 2012), participants</w:t>
      </w:r>
      <w:r>
        <w:rPr>
          <w:lang w:val="en-US"/>
        </w:rPr>
        <w:t>’</w:t>
      </w:r>
      <w:r w:rsidRPr="003E6A0C">
        <w:rPr>
          <w:lang w:val="en-US"/>
        </w:rPr>
        <w:t xml:space="preserve"> score</w:t>
      </w:r>
      <w:r>
        <w:rPr>
          <w:lang w:val="en-US"/>
        </w:rPr>
        <w:t>s</w:t>
      </w:r>
      <w:r w:rsidRPr="003E6A0C">
        <w:rPr>
          <w:lang w:val="en-US"/>
        </w:rPr>
        <w:t xml:space="preserve"> </w:t>
      </w:r>
      <w:r>
        <w:rPr>
          <w:lang w:val="en-US"/>
        </w:rPr>
        <w:t>o</w:t>
      </w:r>
      <w:r w:rsidRPr="003E6A0C">
        <w:rPr>
          <w:lang w:val="en-US"/>
        </w:rPr>
        <w:t xml:space="preserve">n </w:t>
      </w:r>
      <w:r w:rsidR="00F21C94">
        <w:rPr>
          <w:lang w:val="en-US"/>
        </w:rPr>
        <w:t>span</w:t>
      </w:r>
      <w:r w:rsidRPr="003E6A0C">
        <w:rPr>
          <w:lang w:val="en-US"/>
        </w:rPr>
        <w:t xml:space="preserve"> tasks are not</w:t>
      </w:r>
      <w:r>
        <w:rPr>
          <w:lang w:val="en-US"/>
        </w:rPr>
        <w:t xml:space="preserve"> completely</w:t>
      </w:r>
      <w:r w:rsidRPr="003E6A0C">
        <w:rPr>
          <w:lang w:val="en-US"/>
        </w:rPr>
        <w:t xml:space="preserve"> independent from the </w:t>
      </w:r>
      <w:r w:rsidR="00F21C94">
        <w:rPr>
          <w:lang w:val="en-US"/>
        </w:rPr>
        <w:t>demands</w:t>
      </w:r>
      <w:r w:rsidRPr="003E6A0C">
        <w:rPr>
          <w:lang w:val="en-US"/>
        </w:rPr>
        <w:t xml:space="preserve"> of the task. For instance, two participants with the same working memory capacities but different arithmetic skills will likely obtain different scores </w:t>
      </w:r>
      <w:r>
        <w:rPr>
          <w:lang w:val="en-US"/>
        </w:rPr>
        <w:t>o</w:t>
      </w:r>
      <w:r w:rsidRPr="003E6A0C">
        <w:rPr>
          <w:lang w:val="en-US"/>
        </w:rPr>
        <w:t>n the operation span task.</w:t>
      </w:r>
      <w:r w:rsidR="00F21C94">
        <w:rPr>
          <w:lang w:val="en-US"/>
        </w:rPr>
        <w:t xml:space="preserve"> Therefore, it is of interest to test whether other types of span tasks (e.g., rotation or symmetry) are also related to </w:t>
      </w:r>
      <w:r w:rsidR="000355BA">
        <w:rPr>
          <w:lang w:val="en-US"/>
        </w:rPr>
        <w:t>picture naming</w:t>
      </w:r>
      <w:r w:rsidR="00F21C94">
        <w:rPr>
          <w:lang w:val="en-US"/>
        </w:rPr>
        <w:t xml:space="preserve"> speed, as the demands of the distractor items in these tasks may influence participants’ scores on the tasks.</w:t>
      </w:r>
    </w:p>
    <w:p w14:paraId="18A21B2E" w14:textId="6B005EC6" w:rsidR="003E6A0C" w:rsidRPr="003E6A0C" w:rsidRDefault="003E6A0C" w:rsidP="003E6A0C">
      <w:pPr>
        <w:spacing w:line="480" w:lineRule="auto"/>
        <w:ind w:firstLine="708"/>
        <w:rPr>
          <w:lang w:val="en-US"/>
        </w:rPr>
      </w:pPr>
      <w:r w:rsidRPr="003E6A0C">
        <w:rPr>
          <w:i/>
          <w:iCs/>
          <w:lang w:val="en-US"/>
        </w:rPr>
        <w:t>Inhibition</w:t>
      </w:r>
      <w:r>
        <w:rPr>
          <w:lang w:val="en-US"/>
        </w:rPr>
        <w:t>.     Inhibition</w:t>
      </w:r>
      <w:r w:rsidRPr="003E6A0C">
        <w:rPr>
          <w:lang w:val="en-US"/>
        </w:rPr>
        <w:t xml:space="preserve"> is described as the ability to resolve conflicts and suppress irrelevant information. Recent studies</w:t>
      </w:r>
      <w:r>
        <w:rPr>
          <w:lang w:val="en-US"/>
        </w:rPr>
        <w:t>, however,</w:t>
      </w:r>
      <w:r w:rsidRPr="003E6A0C">
        <w:rPr>
          <w:lang w:val="en-US"/>
        </w:rPr>
        <w:t xml:space="preserve"> suggest that inhibition is not </w:t>
      </w:r>
      <w:commentRangeStart w:id="23"/>
      <w:r w:rsidRPr="003E6A0C">
        <w:rPr>
          <w:lang w:val="en-US"/>
        </w:rPr>
        <w:t xml:space="preserve">a unitary construct </w:t>
      </w:r>
      <w:commentRangeEnd w:id="23"/>
      <w:r w:rsidR="005A49E4">
        <w:rPr>
          <w:rStyle w:val="Kommentarzeichen"/>
          <w:rFonts w:asciiTheme="minorHAnsi" w:eastAsiaTheme="minorHAnsi" w:hAnsiTheme="minorHAnsi" w:cstheme="minorBidi"/>
          <w:lang w:eastAsia="en-US"/>
        </w:rPr>
        <w:commentReference w:id="23"/>
      </w:r>
      <w:r w:rsidRPr="003E6A0C">
        <w:rPr>
          <w:lang w:val="en-US"/>
        </w:rPr>
        <w:t>(Rey-</w:t>
      </w:r>
      <w:proofErr w:type="spellStart"/>
      <w:r w:rsidRPr="003E6A0C">
        <w:rPr>
          <w:lang w:val="en-US"/>
        </w:rPr>
        <w:t>Mermet</w:t>
      </w:r>
      <w:proofErr w:type="spellEnd"/>
      <w:r w:rsidRPr="003E6A0C">
        <w:rPr>
          <w:lang w:val="en-US"/>
        </w:rPr>
        <w:t xml:space="preserve"> &amp; </w:t>
      </w:r>
      <w:proofErr w:type="spellStart"/>
      <w:r w:rsidRPr="003E6A0C">
        <w:rPr>
          <w:lang w:val="en-US"/>
        </w:rPr>
        <w:t>Gade</w:t>
      </w:r>
      <w:proofErr w:type="spellEnd"/>
      <w:r w:rsidRPr="003E6A0C">
        <w:rPr>
          <w:lang w:val="en-US"/>
        </w:rPr>
        <w:t xml:space="preserve">, 2018; </w:t>
      </w:r>
      <w:proofErr w:type="spellStart"/>
      <w:r w:rsidRPr="003E6A0C">
        <w:rPr>
          <w:lang w:val="en-US"/>
        </w:rPr>
        <w:t>Rouder</w:t>
      </w:r>
      <w:proofErr w:type="spellEnd"/>
      <w:r w:rsidRPr="003E6A0C">
        <w:rPr>
          <w:lang w:val="en-US"/>
        </w:rPr>
        <w:t xml:space="preserve"> &amp; </w:t>
      </w:r>
      <w:proofErr w:type="spellStart"/>
      <w:r w:rsidRPr="003E6A0C">
        <w:rPr>
          <w:lang w:val="en-US"/>
        </w:rPr>
        <w:t>Haaf</w:t>
      </w:r>
      <w:proofErr w:type="spellEnd"/>
      <w:r w:rsidRPr="003E6A0C">
        <w:rPr>
          <w:lang w:val="en-US"/>
        </w:rPr>
        <w:t>, 2019). For instance, inhibition can be characterized as being selective or non-selective (i.e., Shao et al., 2013, 2015)</w:t>
      </w:r>
      <w:r w:rsidR="00C26137">
        <w:rPr>
          <w:lang w:val="en-US"/>
        </w:rPr>
        <w:t>, and s</w:t>
      </w:r>
      <w:r w:rsidRPr="003E6A0C">
        <w:rPr>
          <w:lang w:val="en-US"/>
        </w:rPr>
        <w:t xml:space="preserve">everal authors further </w:t>
      </w:r>
      <w:r w:rsidR="00C26137">
        <w:rPr>
          <w:lang w:val="en-US"/>
        </w:rPr>
        <w:t>subdivide</w:t>
      </w:r>
      <w:r w:rsidRPr="003E6A0C">
        <w:rPr>
          <w:lang w:val="en-US"/>
        </w:rPr>
        <w:t xml:space="preserve"> selective inhibition</w:t>
      </w:r>
      <w:r w:rsidR="00C26137">
        <w:rPr>
          <w:lang w:val="en-US"/>
        </w:rPr>
        <w:t xml:space="preserve"> into two different types: </w:t>
      </w:r>
      <w:r w:rsidRPr="003E6A0C">
        <w:rPr>
          <w:lang w:val="en-US"/>
        </w:rPr>
        <w:t>stimulus-stimulus conflict and stimulus-response conflict (</w:t>
      </w:r>
      <w:proofErr w:type="spellStart"/>
      <w:r w:rsidRPr="003E6A0C">
        <w:rPr>
          <w:lang w:val="en-US"/>
        </w:rPr>
        <w:t>Hommel</w:t>
      </w:r>
      <w:proofErr w:type="spellEnd"/>
      <w:r w:rsidRPr="003E6A0C">
        <w:rPr>
          <w:lang w:val="en-US"/>
        </w:rPr>
        <w:t xml:space="preserve">, 1997; Kornblum, 1994; </w:t>
      </w:r>
      <w:proofErr w:type="spellStart"/>
      <w:r w:rsidRPr="003E6A0C">
        <w:rPr>
          <w:lang w:val="en-US"/>
        </w:rPr>
        <w:t>Scerrati</w:t>
      </w:r>
      <w:proofErr w:type="spellEnd"/>
      <w:r w:rsidRPr="003E6A0C">
        <w:rPr>
          <w:lang w:val="en-US"/>
        </w:rPr>
        <w:t xml:space="preserve"> et al., 2017). </w:t>
      </w:r>
      <w:commentRangeStart w:id="24"/>
      <w:commentRangeStart w:id="25"/>
      <w:r w:rsidRPr="003E6A0C">
        <w:rPr>
          <w:lang w:val="en-US"/>
        </w:rPr>
        <w:t xml:space="preserve">Stimulus-stimulus conflicts arise from an incompatibility between overlapping task-relevant and task-irrelevant features of the stimulus to be processed, while stimulus-response </w:t>
      </w:r>
      <w:r w:rsidRPr="003E6A0C">
        <w:rPr>
          <w:lang w:val="en-US"/>
        </w:rPr>
        <w:lastRenderedPageBreak/>
        <w:t>conflicts arise from an overlap of incongruent stimulus and response features (Kornblum, 1994).</w:t>
      </w:r>
      <w:commentRangeEnd w:id="24"/>
      <w:r w:rsidR="0041607B">
        <w:rPr>
          <w:rStyle w:val="Kommentarzeichen"/>
        </w:rPr>
        <w:commentReference w:id="24"/>
      </w:r>
      <w:commentRangeEnd w:id="25"/>
      <w:r w:rsidR="00122B4C">
        <w:rPr>
          <w:rStyle w:val="Kommentarzeichen"/>
          <w:rFonts w:asciiTheme="minorHAnsi" w:eastAsiaTheme="minorHAnsi" w:hAnsiTheme="minorHAnsi" w:cstheme="minorBidi"/>
          <w:lang w:eastAsia="en-US"/>
        </w:rPr>
        <w:commentReference w:id="25"/>
      </w:r>
    </w:p>
    <w:p w14:paraId="1C7D2D30" w14:textId="01383F5A" w:rsidR="00525012" w:rsidRDefault="00C26137" w:rsidP="00525012">
      <w:pPr>
        <w:spacing w:line="480" w:lineRule="auto"/>
        <w:ind w:firstLine="708"/>
        <w:rPr>
          <w:lang w:val="en-US"/>
        </w:rPr>
      </w:pPr>
      <w:r>
        <w:rPr>
          <w:lang w:val="en-US"/>
        </w:rPr>
        <w:t xml:space="preserve">Measures of </w:t>
      </w:r>
      <w:r w:rsidR="003E6A0C" w:rsidRPr="003E6A0C">
        <w:rPr>
          <w:lang w:val="en-US"/>
        </w:rPr>
        <w:t xml:space="preserve">both </w:t>
      </w:r>
      <w:r>
        <w:rPr>
          <w:lang w:val="en-US"/>
        </w:rPr>
        <w:t xml:space="preserve">selective and non-selective </w:t>
      </w:r>
      <w:r w:rsidR="003E6A0C" w:rsidRPr="003E6A0C">
        <w:rPr>
          <w:lang w:val="en-US"/>
        </w:rPr>
        <w:t>inhibition</w:t>
      </w:r>
      <w:r>
        <w:rPr>
          <w:lang w:val="en-US"/>
        </w:rPr>
        <w:t xml:space="preserve"> have been found to correlate with </w:t>
      </w:r>
      <w:r w:rsidR="000355BA">
        <w:rPr>
          <w:lang w:val="en-US"/>
        </w:rPr>
        <w:t>picture naming</w:t>
      </w:r>
      <w:r>
        <w:rPr>
          <w:lang w:val="en-US"/>
        </w:rPr>
        <w:t xml:space="preserve"> speed or the magnitude of experimental effects in a </w:t>
      </w:r>
      <w:r w:rsidR="000355BA">
        <w:rPr>
          <w:lang w:val="en-US"/>
        </w:rPr>
        <w:t>picture naming</w:t>
      </w:r>
      <w:r>
        <w:rPr>
          <w:lang w:val="en-US"/>
        </w:rPr>
        <w:t xml:space="preserve"> task (Shao et al., 2013, 2015). </w:t>
      </w:r>
      <w:r w:rsidR="00651C05">
        <w:rPr>
          <w:lang w:val="en-US"/>
        </w:rPr>
        <w:t xml:space="preserve">For instance, </w:t>
      </w:r>
      <w:r>
        <w:rPr>
          <w:lang w:val="en-US"/>
        </w:rPr>
        <w:t xml:space="preserve">Shao et al. (2013, 2015) </w:t>
      </w:r>
      <w:r w:rsidR="00651C05">
        <w:rPr>
          <w:lang w:val="en-US"/>
        </w:rPr>
        <w:t xml:space="preserve">measured </w:t>
      </w:r>
      <w:r w:rsidRPr="003E6A0C">
        <w:rPr>
          <w:lang w:val="en-US"/>
        </w:rPr>
        <w:t xml:space="preserve">selective inhibition </w:t>
      </w:r>
      <w:r w:rsidR="00651C05">
        <w:rPr>
          <w:lang w:val="en-US"/>
        </w:rPr>
        <w:t>using a within-task measure derived from distributional properties of the task. In those studies, participants performed a</w:t>
      </w:r>
      <w:r w:rsidR="00651C05" w:rsidRPr="003E6A0C">
        <w:rPr>
          <w:lang w:val="en-US"/>
        </w:rPr>
        <w:t xml:space="preserve"> </w:t>
      </w:r>
      <w:r w:rsidR="00651C05">
        <w:rPr>
          <w:lang w:val="en-US"/>
        </w:rPr>
        <w:t>picture-word-interference task</w:t>
      </w:r>
      <w:r w:rsidR="00651C05" w:rsidRPr="003E6A0C">
        <w:rPr>
          <w:lang w:val="en-US"/>
        </w:rPr>
        <w:t>,</w:t>
      </w:r>
      <w:r w:rsidR="00651C05">
        <w:rPr>
          <w:lang w:val="en-US"/>
        </w:rPr>
        <w:t xml:space="preserve"> </w:t>
      </w:r>
      <w:r w:rsidR="00D372C1">
        <w:rPr>
          <w:lang w:val="en-US"/>
        </w:rPr>
        <w:t xml:space="preserve">in which participants name pictures with printed distractor words </w:t>
      </w:r>
      <w:r w:rsidR="00651C05">
        <w:rPr>
          <w:lang w:val="en-US"/>
        </w:rPr>
        <w:t>on them. The distractor words were either semantically related or unrelated to the target word. Participants typically need more time to produce words when they see semantically related distractors than unrelated distractors</w:t>
      </w:r>
      <w:r w:rsidR="00980264">
        <w:rPr>
          <w:lang w:val="en-US"/>
        </w:rPr>
        <w:t xml:space="preserve"> (i.e., </w:t>
      </w:r>
      <w:r w:rsidR="00651C05">
        <w:rPr>
          <w:lang w:val="en-US"/>
        </w:rPr>
        <w:t>the semantic interference effect</w:t>
      </w:r>
      <w:r w:rsidR="00980264">
        <w:rPr>
          <w:lang w:val="en-US"/>
        </w:rPr>
        <w:t xml:space="preserve">, </w:t>
      </w:r>
      <w:r w:rsidR="00651C05">
        <w:rPr>
          <w:lang w:val="en-US"/>
        </w:rPr>
        <w:t xml:space="preserve">e.g., </w:t>
      </w:r>
      <w:proofErr w:type="spellStart"/>
      <w:r w:rsidR="00651C05">
        <w:rPr>
          <w:lang w:val="en-US"/>
        </w:rPr>
        <w:t>Lupker</w:t>
      </w:r>
      <w:proofErr w:type="spellEnd"/>
      <w:r w:rsidR="00651C05">
        <w:rPr>
          <w:lang w:val="en-US"/>
        </w:rPr>
        <w:t xml:space="preserve">, 1979; </w:t>
      </w:r>
      <w:proofErr w:type="spellStart"/>
      <w:r w:rsidR="00651C05">
        <w:rPr>
          <w:lang w:val="en-US"/>
        </w:rPr>
        <w:t>Bürki</w:t>
      </w:r>
      <w:proofErr w:type="spellEnd"/>
      <w:r w:rsidR="00651C05">
        <w:rPr>
          <w:lang w:val="en-US"/>
        </w:rPr>
        <w:t xml:space="preserve"> et al., 2020). </w:t>
      </w:r>
      <w:r w:rsidR="00D372C1">
        <w:rPr>
          <w:lang w:val="en-US"/>
        </w:rPr>
        <w:t>Shao et al. (2013, 2015)</w:t>
      </w:r>
      <w:r w:rsidR="00651C05">
        <w:rPr>
          <w:lang w:val="en-US"/>
        </w:rPr>
        <w:t xml:space="preserve"> used </w:t>
      </w:r>
      <w:r w:rsidR="00651C05" w:rsidRPr="003E6A0C">
        <w:rPr>
          <w:lang w:val="en-US"/>
        </w:rPr>
        <w:t>the delta plot procedure (</w:t>
      </w:r>
      <w:proofErr w:type="spellStart"/>
      <w:r w:rsidR="00651C05" w:rsidRPr="003E6A0C">
        <w:rPr>
          <w:lang w:val="en-US"/>
        </w:rPr>
        <w:t>Ridderinkhof</w:t>
      </w:r>
      <w:proofErr w:type="spellEnd"/>
      <w:r w:rsidR="00651C05" w:rsidRPr="003E6A0C">
        <w:rPr>
          <w:lang w:val="en-US"/>
        </w:rPr>
        <w:t>, 2002</w:t>
      </w:r>
      <w:r w:rsidR="00651C05">
        <w:rPr>
          <w:lang w:val="en-US"/>
        </w:rPr>
        <w:t>, 2005</w:t>
      </w:r>
      <w:r w:rsidR="00651C05" w:rsidRPr="003E6A0C">
        <w:rPr>
          <w:lang w:val="en-US"/>
        </w:rPr>
        <w:t>)</w:t>
      </w:r>
      <w:r w:rsidR="00651C05">
        <w:rPr>
          <w:lang w:val="en-US"/>
        </w:rPr>
        <w:t xml:space="preserve"> to compute a measure of inhibition, which can be understood as </w:t>
      </w:r>
      <w:r w:rsidR="001F66AF">
        <w:rPr>
          <w:lang w:val="en-US"/>
        </w:rPr>
        <w:t xml:space="preserve">the change in the semantic interference effect over the trials in the experiment with the slowest response times. Shao et al. (2013, 2015) </w:t>
      </w:r>
      <w:r w:rsidR="00525012">
        <w:rPr>
          <w:lang w:val="en-US"/>
        </w:rPr>
        <w:t>found that this within-task measure of inhibition correlated with the magnitude of the semantic interference effect in a picture-word interference task, as well as in a semantic blocking task (Shao et al., 2015</w:t>
      </w:r>
      <w:r w:rsidR="00CE5A8A">
        <w:rPr>
          <w:lang w:val="en-US"/>
        </w:rPr>
        <w:t xml:space="preserve">; but see </w:t>
      </w:r>
      <w:proofErr w:type="spellStart"/>
      <w:r w:rsidR="00CE5A8A">
        <w:rPr>
          <w:lang w:val="en-US"/>
        </w:rPr>
        <w:t>Fuhrmeister</w:t>
      </w:r>
      <w:proofErr w:type="spellEnd"/>
      <w:r w:rsidR="00CE5A8A">
        <w:rPr>
          <w:lang w:val="en-US"/>
        </w:rPr>
        <w:t xml:space="preserve"> &amp; </w:t>
      </w:r>
      <w:proofErr w:type="spellStart"/>
      <w:r w:rsidR="00CE5A8A">
        <w:rPr>
          <w:lang w:val="en-US"/>
        </w:rPr>
        <w:t>Bürki</w:t>
      </w:r>
      <w:proofErr w:type="spellEnd"/>
      <w:r w:rsidR="00CE5A8A">
        <w:rPr>
          <w:lang w:val="en-US"/>
        </w:rPr>
        <w:t xml:space="preserve">, </w:t>
      </w:r>
      <w:r w:rsidR="00122B4C">
        <w:rPr>
          <w:lang w:val="en-US"/>
        </w:rPr>
        <w:t>202</w:t>
      </w:r>
      <w:r w:rsidR="00E35082">
        <w:rPr>
          <w:lang w:val="en-US"/>
        </w:rPr>
        <w:t>2</w:t>
      </w:r>
      <w:r w:rsidR="00980264">
        <w:rPr>
          <w:lang w:val="en-US"/>
        </w:rPr>
        <w:t>,</w:t>
      </w:r>
      <w:r w:rsidR="00CE5A8A">
        <w:rPr>
          <w:lang w:val="en-US"/>
        </w:rPr>
        <w:t xml:space="preserve"> for an alternative account of this relationship). </w:t>
      </w:r>
    </w:p>
    <w:p w14:paraId="726C456E" w14:textId="6E3BEDB1" w:rsidR="00C26137" w:rsidRDefault="00D21454" w:rsidP="00525012">
      <w:pPr>
        <w:spacing w:line="480" w:lineRule="auto"/>
        <w:ind w:firstLine="708"/>
        <w:rPr>
          <w:lang w:val="en-US"/>
        </w:rPr>
      </w:pPr>
      <w:r>
        <w:rPr>
          <w:lang w:val="en-US"/>
        </w:rPr>
        <w:t>Non-selective inhibition, on the other hand, is the ability to inhibit any unwanted response (</w:t>
      </w:r>
      <w:r w:rsidR="00980264">
        <w:rPr>
          <w:lang w:val="en-US"/>
        </w:rPr>
        <w:t>De Jong et al., 1995</w:t>
      </w:r>
      <w:r>
        <w:rPr>
          <w:lang w:val="en-US"/>
        </w:rPr>
        <w:t>).</w:t>
      </w:r>
      <w:r w:rsidRPr="003E6A0C">
        <w:rPr>
          <w:lang w:val="en-US"/>
        </w:rPr>
        <w:t xml:space="preserve"> </w:t>
      </w:r>
      <w:r w:rsidR="00C26137">
        <w:rPr>
          <w:lang w:val="en-US"/>
        </w:rPr>
        <w:t>Shao et al. (2013) measured</w:t>
      </w:r>
      <w:r w:rsidR="003E6A0C" w:rsidRPr="003E6A0C">
        <w:rPr>
          <w:lang w:val="en-US"/>
        </w:rPr>
        <w:t xml:space="preserve"> </w:t>
      </w:r>
      <w:r w:rsidR="00C26137" w:rsidRPr="00651C05">
        <w:rPr>
          <w:i/>
          <w:iCs/>
          <w:lang w:val="en-US"/>
        </w:rPr>
        <w:t>non</w:t>
      </w:r>
      <w:r w:rsidR="00C26137" w:rsidRPr="003E6A0C">
        <w:rPr>
          <w:lang w:val="en-US"/>
        </w:rPr>
        <w:t xml:space="preserve">-selective inhibition </w:t>
      </w:r>
      <w:r w:rsidR="00C26137">
        <w:rPr>
          <w:lang w:val="en-US"/>
        </w:rPr>
        <w:t>by means of a stop-signal reaction time task</w:t>
      </w:r>
      <w:r>
        <w:rPr>
          <w:lang w:val="en-US"/>
        </w:rPr>
        <w:t xml:space="preserve"> </w:t>
      </w:r>
      <w:r w:rsidRPr="003E6A0C">
        <w:rPr>
          <w:lang w:val="en-US"/>
        </w:rPr>
        <w:t>(Logan &amp; Cowan, 1984)</w:t>
      </w:r>
      <w:r w:rsidR="00C26137">
        <w:rPr>
          <w:lang w:val="en-US"/>
        </w:rPr>
        <w:t>, which is thought</w:t>
      </w:r>
      <w:r w:rsidR="003E6A0C" w:rsidRPr="003E6A0C">
        <w:rPr>
          <w:lang w:val="en-US"/>
        </w:rPr>
        <w:t xml:space="preserve"> to assess the ability to inhibit a </w:t>
      </w:r>
      <w:r w:rsidR="00CE5A8A">
        <w:rPr>
          <w:lang w:val="en-US"/>
        </w:rPr>
        <w:t xml:space="preserve">dominant </w:t>
      </w:r>
      <w:r w:rsidR="003E6A0C" w:rsidRPr="003E6A0C">
        <w:rPr>
          <w:lang w:val="en-US"/>
        </w:rPr>
        <w:t>manual response</w:t>
      </w:r>
      <w:r w:rsidR="00C26137">
        <w:rPr>
          <w:lang w:val="en-US"/>
        </w:rPr>
        <w:t>,</w:t>
      </w:r>
      <w:r w:rsidR="003E6A0C" w:rsidRPr="003E6A0C">
        <w:rPr>
          <w:lang w:val="en-US"/>
        </w:rPr>
        <w:t xml:space="preserve"> </w:t>
      </w:r>
      <w:r w:rsidR="00C26137">
        <w:rPr>
          <w:lang w:val="en-US"/>
        </w:rPr>
        <w:t xml:space="preserve">i.e., a non-linguistic response. </w:t>
      </w:r>
      <w:r>
        <w:rPr>
          <w:lang w:val="en-US"/>
        </w:rPr>
        <w:t xml:space="preserve">This </w:t>
      </w:r>
      <w:r w:rsidRPr="003E6A0C">
        <w:rPr>
          <w:lang w:val="en-US"/>
        </w:rPr>
        <w:t xml:space="preserve">task consists </w:t>
      </w:r>
      <w:r>
        <w:rPr>
          <w:lang w:val="en-US"/>
        </w:rPr>
        <w:t>of</w:t>
      </w:r>
      <w:r w:rsidRPr="003E6A0C">
        <w:rPr>
          <w:lang w:val="en-US"/>
        </w:rPr>
        <w:t xml:space="preserve"> two kinds of trials</w:t>
      </w:r>
      <w:r>
        <w:rPr>
          <w:lang w:val="en-US"/>
        </w:rPr>
        <w:t>:</w:t>
      </w:r>
      <w:r w:rsidRPr="003E6A0C">
        <w:rPr>
          <w:lang w:val="en-US"/>
        </w:rPr>
        <w:t xml:space="preserve"> go and no</w:t>
      </w:r>
      <w:r w:rsidR="00712104">
        <w:rPr>
          <w:lang w:val="en-US"/>
        </w:rPr>
        <w:t>-</w:t>
      </w:r>
      <w:r w:rsidRPr="003E6A0C">
        <w:rPr>
          <w:lang w:val="en-US"/>
        </w:rPr>
        <w:t xml:space="preserve">go trials. During the go trials, a fixation cross is displayed for 250 </w:t>
      </w:r>
      <w:proofErr w:type="spellStart"/>
      <w:r w:rsidRPr="003E6A0C">
        <w:rPr>
          <w:lang w:val="en-US"/>
        </w:rPr>
        <w:t>ms</w:t>
      </w:r>
      <w:proofErr w:type="spellEnd"/>
      <w:r w:rsidRPr="003E6A0C">
        <w:rPr>
          <w:lang w:val="en-US"/>
        </w:rPr>
        <w:t xml:space="preserve"> at the center of the screen and then replaced by either the symbol "&lt;" or the symbol "&gt;". Participants are instructed to press a left keyboard key after the onset of the "&lt;" symbol and a right keyboard key after the onset of the "&gt;" symbol. </w:t>
      </w:r>
      <w:r w:rsidR="00561256">
        <w:rPr>
          <w:lang w:val="en-US"/>
        </w:rPr>
        <w:t>Participants</w:t>
      </w:r>
      <w:r w:rsidR="00561256" w:rsidRPr="003E6A0C">
        <w:rPr>
          <w:lang w:val="en-US"/>
        </w:rPr>
        <w:t xml:space="preserve"> are asked to perform the task as quickly as possible. </w:t>
      </w:r>
      <w:commentRangeStart w:id="26"/>
      <w:r w:rsidR="00561256" w:rsidRPr="003E6A0C">
        <w:rPr>
          <w:lang w:val="en-US"/>
        </w:rPr>
        <w:t>During the no</w:t>
      </w:r>
      <w:r w:rsidR="00712104">
        <w:rPr>
          <w:lang w:val="en-US"/>
        </w:rPr>
        <w:t>-</w:t>
      </w:r>
      <w:r w:rsidR="00561256" w:rsidRPr="003E6A0C">
        <w:rPr>
          <w:lang w:val="en-US"/>
        </w:rPr>
        <w:t xml:space="preserve">go trials, a tone (750Hz, lasting 75 </w:t>
      </w:r>
      <w:proofErr w:type="spellStart"/>
      <w:r w:rsidR="00561256" w:rsidRPr="003E6A0C">
        <w:rPr>
          <w:lang w:val="en-US"/>
        </w:rPr>
        <w:lastRenderedPageBreak/>
        <w:t>ms</w:t>
      </w:r>
      <w:proofErr w:type="spellEnd"/>
      <w:r w:rsidR="00561256" w:rsidRPr="003E6A0C">
        <w:rPr>
          <w:lang w:val="en-US"/>
        </w:rPr>
        <w:t xml:space="preserve">) is displayed shortly after the onset of the visual symbols. For these trials, participants are instructed to inhibit their responses. The delay between the onset of the visual symbol and the onset of the tone is referred as the stop signal delay. At the beginning of the procedure, the </w:t>
      </w:r>
      <w:r w:rsidR="008709A1" w:rsidRPr="003E6A0C">
        <w:rPr>
          <w:lang w:val="en-US"/>
        </w:rPr>
        <w:t xml:space="preserve">stop signal delay </w:t>
      </w:r>
      <w:r w:rsidR="00561256" w:rsidRPr="003E6A0C">
        <w:rPr>
          <w:lang w:val="en-US"/>
        </w:rPr>
        <w:t xml:space="preserve">is set at 250 </w:t>
      </w:r>
      <w:proofErr w:type="spellStart"/>
      <w:r w:rsidR="00561256" w:rsidRPr="003E6A0C">
        <w:rPr>
          <w:lang w:val="en-US"/>
        </w:rPr>
        <w:t>ms</w:t>
      </w:r>
      <w:proofErr w:type="spellEnd"/>
      <w:r w:rsidR="00561256" w:rsidRPr="003E6A0C">
        <w:rPr>
          <w:lang w:val="en-US"/>
        </w:rPr>
        <w:t xml:space="preserve"> (i.e.</w:t>
      </w:r>
      <w:r w:rsidR="00712104">
        <w:rPr>
          <w:lang w:val="en-US"/>
        </w:rPr>
        <w:t>,</w:t>
      </w:r>
      <w:r w:rsidR="00561256" w:rsidRPr="003E6A0C">
        <w:rPr>
          <w:lang w:val="en-US"/>
        </w:rPr>
        <w:t xml:space="preserve"> the tone is displayed 250 </w:t>
      </w:r>
      <w:proofErr w:type="spellStart"/>
      <w:r w:rsidR="00561256" w:rsidRPr="003E6A0C">
        <w:rPr>
          <w:lang w:val="en-US"/>
        </w:rPr>
        <w:t>ms</w:t>
      </w:r>
      <w:proofErr w:type="spellEnd"/>
      <w:r w:rsidR="00561256" w:rsidRPr="003E6A0C">
        <w:rPr>
          <w:lang w:val="en-US"/>
        </w:rPr>
        <w:t xml:space="preserve"> after the onset of the visual symbol). </w:t>
      </w:r>
      <w:commentRangeEnd w:id="26"/>
      <w:r w:rsidR="00122B4C">
        <w:rPr>
          <w:rStyle w:val="Kommentarzeichen"/>
          <w:rFonts w:asciiTheme="minorHAnsi" w:eastAsiaTheme="minorHAnsi" w:hAnsiTheme="minorHAnsi" w:cstheme="minorBidi"/>
          <w:lang w:eastAsia="en-US"/>
        </w:rPr>
        <w:commentReference w:id="26"/>
      </w:r>
      <w:r w:rsidR="00561256" w:rsidRPr="003E6A0C">
        <w:rPr>
          <w:lang w:val="en-US"/>
        </w:rPr>
        <w:t xml:space="preserve">The </w:t>
      </w:r>
      <w:r w:rsidR="008709A1" w:rsidRPr="003E6A0C">
        <w:rPr>
          <w:lang w:val="en-US"/>
        </w:rPr>
        <w:t xml:space="preserve">stop signal delay </w:t>
      </w:r>
      <w:r w:rsidR="00561256" w:rsidRPr="003E6A0C">
        <w:rPr>
          <w:lang w:val="en-US"/>
        </w:rPr>
        <w:t xml:space="preserve">is then adjusted depending on the ability of the participants to inhibit their responses for the no go trials. Following a successful inhibition, the SSD is increased by 50 </w:t>
      </w:r>
      <w:proofErr w:type="spellStart"/>
      <w:r w:rsidR="00561256" w:rsidRPr="003E6A0C">
        <w:rPr>
          <w:lang w:val="en-US"/>
        </w:rPr>
        <w:t>ms.</w:t>
      </w:r>
      <w:proofErr w:type="spellEnd"/>
      <w:r w:rsidR="00561256" w:rsidRPr="003E6A0C">
        <w:rPr>
          <w:lang w:val="en-US"/>
        </w:rPr>
        <w:t xml:space="preserve"> Following a failure of inhibiting the response, the </w:t>
      </w:r>
      <w:r w:rsidR="008709A1" w:rsidRPr="003E6A0C">
        <w:rPr>
          <w:lang w:val="en-US"/>
        </w:rPr>
        <w:t xml:space="preserve">stop signal delay </w:t>
      </w:r>
      <w:r w:rsidR="00561256" w:rsidRPr="003E6A0C">
        <w:rPr>
          <w:lang w:val="en-US"/>
        </w:rPr>
        <w:t xml:space="preserve">is reduced by 50 </w:t>
      </w:r>
      <w:proofErr w:type="spellStart"/>
      <w:r w:rsidR="00561256" w:rsidRPr="003E6A0C">
        <w:rPr>
          <w:lang w:val="en-US"/>
        </w:rPr>
        <w:t>ms.</w:t>
      </w:r>
      <w:proofErr w:type="spellEnd"/>
      <w:r w:rsidR="00561256" w:rsidRPr="003E6A0C">
        <w:rPr>
          <w:lang w:val="en-US"/>
        </w:rPr>
        <w:t xml:space="preserve"> </w:t>
      </w:r>
      <w:r>
        <w:rPr>
          <w:lang w:val="en-US"/>
        </w:rPr>
        <w:t>Shao et al. (2013)</w:t>
      </w:r>
      <w:r w:rsidR="00651C05">
        <w:rPr>
          <w:lang w:val="en-US"/>
        </w:rPr>
        <w:t xml:space="preserve"> report correlations between performance on the stop-signal reaction time task and word production speed, suggesting</w:t>
      </w:r>
      <w:r w:rsidR="00C26137">
        <w:rPr>
          <w:lang w:val="en-US"/>
        </w:rPr>
        <w:t xml:space="preserve"> that the relationship between language production </w:t>
      </w:r>
      <w:r w:rsidR="00651C05">
        <w:rPr>
          <w:lang w:val="en-US"/>
        </w:rPr>
        <w:t xml:space="preserve">and non-selective inhibition </w:t>
      </w:r>
      <w:r w:rsidR="00C26137">
        <w:rPr>
          <w:lang w:val="en-US"/>
        </w:rPr>
        <w:t xml:space="preserve">may not be specific to the language domain. </w:t>
      </w:r>
      <w:r w:rsidR="00651C05">
        <w:rPr>
          <w:lang w:val="en-US"/>
        </w:rPr>
        <w:t xml:space="preserve">An open question is whether relationships between word production and </w:t>
      </w:r>
      <w:r w:rsidR="00651C05">
        <w:rPr>
          <w:i/>
          <w:iCs/>
          <w:lang w:val="en-US"/>
        </w:rPr>
        <w:t xml:space="preserve">selective </w:t>
      </w:r>
      <w:r w:rsidR="00651C05">
        <w:rPr>
          <w:lang w:val="en-US"/>
        </w:rPr>
        <w:t xml:space="preserve">inhibition can be found using tasks measuring </w:t>
      </w:r>
      <w:r w:rsidR="00525012">
        <w:rPr>
          <w:lang w:val="en-US"/>
        </w:rPr>
        <w:t>this ability</w:t>
      </w:r>
      <w:r w:rsidR="00651C05">
        <w:rPr>
          <w:lang w:val="en-US"/>
        </w:rPr>
        <w:t xml:space="preserve"> in other domains, as well. </w:t>
      </w:r>
    </w:p>
    <w:p w14:paraId="218C17E4" w14:textId="2A6EBC6A" w:rsidR="003E6A0C" w:rsidRPr="003E6A0C" w:rsidRDefault="00CE5A8A" w:rsidP="009C1FFD">
      <w:pPr>
        <w:spacing w:line="480" w:lineRule="auto"/>
        <w:ind w:firstLine="708"/>
        <w:rPr>
          <w:lang w:val="en-US"/>
        </w:rPr>
      </w:pPr>
      <w:commentRangeStart w:id="27"/>
      <w:r>
        <w:rPr>
          <w:lang w:val="en-US"/>
        </w:rPr>
        <w:t>The</w:t>
      </w:r>
      <w:r w:rsidR="003E6A0C" w:rsidRPr="003E6A0C">
        <w:rPr>
          <w:lang w:val="en-US"/>
        </w:rPr>
        <w:t xml:space="preserve"> Flanker </w:t>
      </w:r>
      <w:r w:rsidR="00525012">
        <w:rPr>
          <w:lang w:val="en-US"/>
        </w:rPr>
        <w:t xml:space="preserve">and Simon </w:t>
      </w:r>
      <w:r w:rsidR="003E6A0C" w:rsidRPr="003E6A0C">
        <w:rPr>
          <w:lang w:val="en-US"/>
        </w:rPr>
        <w:t>task</w:t>
      </w:r>
      <w:r w:rsidR="00525012">
        <w:rPr>
          <w:lang w:val="en-US"/>
        </w:rPr>
        <w:t>s</w:t>
      </w:r>
      <w:r>
        <w:rPr>
          <w:lang w:val="en-US"/>
        </w:rPr>
        <w:t xml:space="preserve"> are both conflict tasks that are thought measure selective inhibition</w:t>
      </w:r>
      <w:r w:rsidR="00712104">
        <w:rPr>
          <w:lang w:val="en-US"/>
        </w:rPr>
        <w:t xml:space="preserve"> (</w:t>
      </w:r>
      <w:proofErr w:type="spellStart"/>
      <w:r w:rsidR="00712104">
        <w:rPr>
          <w:lang w:val="en-US"/>
        </w:rPr>
        <w:t>Forstmann</w:t>
      </w:r>
      <w:proofErr w:type="spellEnd"/>
      <w:r w:rsidR="00712104">
        <w:rPr>
          <w:lang w:val="en-US"/>
        </w:rPr>
        <w:t xml:space="preserve"> et al., 2008)</w:t>
      </w:r>
      <w:r w:rsidR="003E6A0C" w:rsidRPr="003E6A0C">
        <w:rPr>
          <w:lang w:val="en-US"/>
        </w:rPr>
        <w:t>.</w:t>
      </w:r>
      <w:r w:rsidR="00525012">
        <w:rPr>
          <w:lang w:val="en-US"/>
        </w:rPr>
        <w:t xml:space="preserve"> </w:t>
      </w:r>
      <w:r w:rsidR="003E6A0C" w:rsidRPr="003E6A0C">
        <w:rPr>
          <w:lang w:val="en-US"/>
        </w:rPr>
        <w:t>In the Flanker task, an arrow pointing either to the left or to the right is presented at the center of the screen, and participants have to determine the direction of the arrow using the corresponding left or right keyboard key. This central arrow is flanked either by arrows pointing to the same direction (</w:t>
      </w:r>
      <w:r w:rsidR="00525012">
        <w:rPr>
          <w:lang w:val="en-US"/>
        </w:rPr>
        <w:t xml:space="preserve">&gt;&gt;&gt;&gt;&gt;, </w:t>
      </w:r>
      <w:r w:rsidR="003E6A0C" w:rsidRPr="003E6A0C">
        <w:rPr>
          <w:lang w:val="en-US"/>
        </w:rPr>
        <w:t>congruent condition), by arrows pointing to the opposite direction (</w:t>
      </w:r>
      <w:r w:rsidR="00525012">
        <w:rPr>
          <w:lang w:val="en-US"/>
        </w:rPr>
        <w:t xml:space="preserve">&gt;&gt;&lt;&gt;&gt;, </w:t>
      </w:r>
      <w:r w:rsidR="003E6A0C" w:rsidRPr="003E6A0C">
        <w:rPr>
          <w:lang w:val="en-US"/>
        </w:rPr>
        <w:t xml:space="preserve">incongruent condition), or by straight lines </w:t>
      </w:r>
      <w:r w:rsidR="00525012">
        <w:rPr>
          <w:lang w:val="en-US"/>
        </w:rPr>
        <w:t xml:space="preserve">(--&gt;--, </w:t>
      </w:r>
      <w:r w:rsidR="003E6A0C" w:rsidRPr="003E6A0C">
        <w:rPr>
          <w:lang w:val="en-US"/>
        </w:rPr>
        <w:t xml:space="preserve">neutral condition). In the Simon task, </w:t>
      </w:r>
      <w:r w:rsidR="009C1FFD">
        <w:rPr>
          <w:lang w:val="en-US"/>
        </w:rPr>
        <w:t>participants see</w:t>
      </w:r>
      <w:r w:rsidR="003E6A0C" w:rsidRPr="003E6A0C">
        <w:rPr>
          <w:lang w:val="en-US"/>
        </w:rPr>
        <w:t xml:space="preserve"> </w:t>
      </w:r>
      <w:r w:rsidR="009C1FFD">
        <w:rPr>
          <w:lang w:val="en-US"/>
        </w:rPr>
        <w:t xml:space="preserve">either </w:t>
      </w:r>
      <w:r w:rsidR="009C1FFD" w:rsidRPr="003E6A0C">
        <w:rPr>
          <w:lang w:val="en-US"/>
        </w:rPr>
        <w:t>a blue or red circle on the left</w:t>
      </w:r>
      <w:r w:rsidR="009C1FFD">
        <w:rPr>
          <w:lang w:val="en-US"/>
        </w:rPr>
        <w:t>-</w:t>
      </w:r>
      <w:r w:rsidR="009C1FFD" w:rsidRPr="003E6A0C">
        <w:rPr>
          <w:lang w:val="en-US"/>
        </w:rPr>
        <w:t xml:space="preserve"> or right-hand side of the </w:t>
      </w:r>
      <w:r w:rsidR="003E6A0C" w:rsidRPr="003E6A0C">
        <w:rPr>
          <w:lang w:val="en-US"/>
        </w:rPr>
        <w:t xml:space="preserve">screen. Participants </w:t>
      </w:r>
      <w:r w:rsidR="009C1FFD">
        <w:rPr>
          <w:lang w:val="en-US"/>
        </w:rPr>
        <w:t>are instructed</w:t>
      </w:r>
      <w:r w:rsidR="003E6A0C" w:rsidRPr="003E6A0C">
        <w:rPr>
          <w:lang w:val="en-US"/>
        </w:rPr>
        <w:t xml:space="preserve"> to press a key </w:t>
      </w:r>
      <w:r w:rsidR="009C1FFD">
        <w:rPr>
          <w:lang w:val="en-US"/>
        </w:rPr>
        <w:t xml:space="preserve">(as quickly as possible) </w:t>
      </w:r>
      <w:r w:rsidR="003E6A0C" w:rsidRPr="003E6A0C">
        <w:rPr>
          <w:lang w:val="en-US"/>
        </w:rPr>
        <w:t xml:space="preserve">on the left hand side of the keyboard upon seeing a blue circle and on the right hand side upon seeing a red circle. Trials with the blue circle appearing on the left-hand side or with a red circle appearing on the right hand side are called congruent trials because the position of the circle and the correct response key are on the same side. Conversely, trials where the blue circle appears on the right-hand side or </w:t>
      </w:r>
      <w:r w:rsidR="009C1FFD">
        <w:rPr>
          <w:lang w:val="en-US"/>
        </w:rPr>
        <w:t>the</w:t>
      </w:r>
      <w:r w:rsidR="003E6A0C" w:rsidRPr="003E6A0C">
        <w:rPr>
          <w:lang w:val="en-US"/>
        </w:rPr>
        <w:t xml:space="preserve"> red circle on the left-hand side are called incongruent trials. </w:t>
      </w:r>
      <w:r w:rsidR="009C1FFD">
        <w:rPr>
          <w:lang w:val="en-US"/>
        </w:rPr>
        <w:t xml:space="preserve">Though the Simon and Flanker tasks are similar and both considered </w:t>
      </w:r>
      <w:r w:rsidR="009C1FFD">
        <w:rPr>
          <w:lang w:val="en-US"/>
        </w:rPr>
        <w:lastRenderedPageBreak/>
        <w:t>conflict tasks, there nonetheless seem to be differences between them. First, the effect size of the Flanker task has been shown to increase with increasing response time, while the Simon effect decreases with response time (e.g., Proctor et al., 2011). In other words, the distributional properties of the effects differ between the tasks. In addition, scores on the two tasks have been found to be poorly correlated (</w:t>
      </w:r>
      <w:proofErr w:type="spellStart"/>
      <w:r w:rsidR="009C1FFD">
        <w:rPr>
          <w:lang w:val="en-US"/>
        </w:rPr>
        <w:t>Paap</w:t>
      </w:r>
      <w:proofErr w:type="spellEnd"/>
      <w:r w:rsidR="009C1FFD">
        <w:rPr>
          <w:lang w:val="en-US"/>
        </w:rPr>
        <w:t xml:space="preserve"> &amp; </w:t>
      </w:r>
      <w:proofErr w:type="spellStart"/>
      <w:r w:rsidR="009C1FFD">
        <w:rPr>
          <w:lang w:val="en-US"/>
        </w:rPr>
        <w:t>Sawi</w:t>
      </w:r>
      <w:proofErr w:type="spellEnd"/>
      <w:r w:rsidR="009C1FFD">
        <w:rPr>
          <w:lang w:val="en-US"/>
        </w:rPr>
        <w:t>, 2014)</w:t>
      </w:r>
      <w:r w:rsidR="00D21454">
        <w:rPr>
          <w:lang w:val="en-US"/>
        </w:rPr>
        <w:t xml:space="preserve">, suggesting they perhaps measure different aspects of inhibition. </w:t>
      </w:r>
      <w:commentRangeEnd w:id="27"/>
      <w:r w:rsidR="00122B4C">
        <w:rPr>
          <w:rStyle w:val="Kommentarzeichen"/>
          <w:rFonts w:asciiTheme="minorHAnsi" w:eastAsiaTheme="minorHAnsi" w:hAnsiTheme="minorHAnsi" w:cstheme="minorBidi"/>
          <w:lang w:eastAsia="en-US"/>
        </w:rPr>
        <w:commentReference w:id="27"/>
      </w:r>
    </w:p>
    <w:p w14:paraId="5E333574" w14:textId="7A57CDF5" w:rsidR="00D05310" w:rsidRDefault="00491282" w:rsidP="00491282">
      <w:pPr>
        <w:spacing w:line="480" w:lineRule="auto"/>
        <w:ind w:firstLine="708"/>
        <w:rPr>
          <w:lang w:val="en-US"/>
        </w:rPr>
      </w:pPr>
      <w:r w:rsidRPr="00491282">
        <w:rPr>
          <w:i/>
          <w:iCs/>
          <w:lang w:val="en-US"/>
        </w:rPr>
        <w:t>Attention</w:t>
      </w:r>
      <w:r>
        <w:rPr>
          <w:i/>
          <w:iCs/>
          <w:lang w:val="en-US"/>
        </w:rPr>
        <w:t xml:space="preserve">.     </w:t>
      </w:r>
      <w:r w:rsidR="00880987">
        <w:rPr>
          <w:lang w:val="en-US"/>
        </w:rPr>
        <w:t>Sustained attention describes the ability to maintain alertness to detect infrequent events over a long period of time (</w:t>
      </w:r>
      <w:proofErr w:type="spellStart"/>
      <w:r w:rsidR="00880987">
        <w:rPr>
          <w:lang w:val="en-US"/>
        </w:rPr>
        <w:t>Sarter</w:t>
      </w:r>
      <w:proofErr w:type="spellEnd"/>
      <w:r w:rsidR="00880987">
        <w:rPr>
          <w:lang w:val="en-US"/>
        </w:rPr>
        <w:t xml:space="preserve"> et al., 2001).</w:t>
      </w:r>
      <w:r w:rsidRPr="00491282">
        <w:rPr>
          <w:lang w:val="en-US"/>
        </w:rPr>
        <w:t xml:space="preserve"> </w:t>
      </w:r>
      <w:r w:rsidR="00880987">
        <w:rPr>
          <w:lang w:val="en-US"/>
        </w:rPr>
        <w:t>Several studies have found relationships between measures of sustained attention and language production (</w:t>
      </w:r>
      <w:proofErr w:type="spellStart"/>
      <w:r w:rsidR="00880987" w:rsidRPr="00491282">
        <w:rPr>
          <w:lang w:val="en-US"/>
        </w:rPr>
        <w:t>Jongman</w:t>
      </w:r>
      <w:proofErr w:type="spellEnd"/>
      <w:r w:rsidR="00880987" w:rsidRPr="00491282">
        <w:rPr>
          <w:lang w:val="en-US"/>
        </w:rPr>
        <w:t xml:space="preserve">, Meyer, et al., 2015; </w:t>
      </w:r>
      <w:proofErr w:type="spellStart"/>
      <w:r w:rsidR="00880987" w:rsidRPr="00491282">
        <w:rPr>
          <w:lang w:val="en-US"/>
        </w:rPr>
        <w:t>Jongman</w:t>
      </w:r>
      <w:proofErr w:type="spellEnd"/>
      <w:r w:rsidR="00880987" w:rsidRPr="00491282">
        <w:rPr>
          <w:lang w:val="en-US"/>
        </w:rPr>
        <w:t xml:space="preserve">, </w:t>
      </w:r>
      <w:proofErr w:type="spellStart"/>
      <w:r w:rsidR="00880987" w:rsidRPr="00491282">
        <w:rPr>
          <w:lang w:val="en-US"/>
        </w:rPr>
        <w:t>Roelofs</w:t>
      </w:r>
      <w:proofErr w:type="spellEnd"/>
      <w:r w:rsidR="00880987" w:rsidRPr="00491282">
        <w:rPr>
          <w:lang w:val="en-US"/>
        </w:rPr>
        <w:t>, et al., 2015b</w:t>
      </w:r>
      <w:r w:rsidR="00880987">
        <w:rPr>
          <w:lang w:val="en-US"/>
        </w:rPr>
        <w:t>). In these studies,</w:t>
      </w:r>
      <w:r w:rsidRPr="00491282">
        <w:rPr>
          <w:lang w:val="en-US"/>
        </w:rPr>
        <w:t xml:space="preserve"> </w:t>
      </w:r>
      <w:proofErr w:type="spellStart"/>
      <w:r w:rsidRPr="00491282">
        <w:rPr>
          <w:lang w:val="en-US"/>
        </w:rPr>
        <w:t>Jongman</w:t>
      </w:r>
      <w:proofErr w:type="spellEnd"/>
      <w:r w:rsidRPr="00491282">
        <w:rPr>
          <w:lang w:val="en-US"/>
        </w:rPr>
        <w:t xml:space="preserve"> and colleagues </w:t>
      </w:r>
      <w:r w:rsidR="00880987">
        <w:rPr>
          <w:lang w:val="en-US"/>
        </w:rPr>
        <w:t xml:space="preserve">have </w:t>
      </w:r>
      <w:r w:rsidRPr="00491282">
        <w:rPr>
          <w:lang w:val="en-US"/>
        </w:rPr>
        <w:t xml:space="preserve">used variations of the </w:t>
      </w:r>
      <w:commentRangeStart w:id="28"/>
      <w:r w:rsidRPr="00491282">
        <w:rPr>
          <w:lang w:val="en-US"/>
        </w:rPr>
        <w:t>continuous performance task</w:t>
      </w:r>
      <w:r w:rsidR="00880987">
        <w:rPr>
          <w:lang w:val="en-US"/>
        </w:rPr>
        <w:t xml:space="preserve"> </w:t>
      </w:r>
      <w:commentRangeEnd w:id="28"/>
      <w:r w:rsidR="00122B4C">
        <w:rPr>
          <w:rStyle w:val="Kommentarzeichen"/>
          <w:rFonts w:asciiTheme="minorHAnsi" w:eastAsiaTheme="minorHAnsi" w:hAnsiTheme="minorHAnsi" w:cstheme="minorBidi"/>
          <w:lang w:eastAsia="en-US"/>
        </w:rPr>
        <w:commentReference w:id="28"/>
      </w:r>
      <w:r w:rsidR="00880987">
        <w:rPr>
          <w:lang w:val="en-US"/>
        </w:rPr>
        <w:t>to measure sustained attention</w:t>
      </w:r>
      <w:r w:rsidRPr="00491282">
        <w:rPr>
          <w:lang w:val="en-US"/>
        </w:rPr>
        <w:t>, either with geometrical shapes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et al., 2015b) or digits (</w:t>
      </w:r>
      <w:proofErr w:type="spellStart"/>
      <w:r w:rsidRPr="00491282">
        <w:rPr>
          <w:lang w:val="en-US"/>
        </w:rPr>
        <w:t>Jongman</w:t>
      </w:r>
      <w:proofErr w:type="spellEnd"/>
      <w:r w:rsidRPr="00491282">
        <w:rPr>
          <w:lang w:val="en-US"/>
        </w:rPr>
        <w:t xml:space="preserve">, Meyer, et al., 2015;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xml:space="preserve">, et al., 2015b). </w:t>
      </w:r>
      <w:r w:rsidR="0041607B">
        <w:rPr>
          <w:lang w:val="en-US"/>
        </w:rPr>
        <w:t>In addition, t</w:t>
      </w:r>
      <w:r w:rsidR="00D05310">
        <w:rPr>
          <w:lang w:val="en-US"/>
        </w:rPr>
        <w:t xml:space="preserve">hey used both visual and auditory variations of a continuous performance task and found </w:t>
      </w:r>
      <w:r w:rsidR="0041607B">
        <w:rPr>
          <w:lang w:val="en-US"/>
        </w:rPr>
        <w:t xml:space="preserve">that </w:t>
      </w:r>
      <w:r w:rsidR="00D05310">
        <w:rPr>
          <w:lang w:val="en-US"/>
        </w:rPr>
        <w:t xml:space="preserve">both </w:t>
      </w:r>
      <w:r w:rsidR="0041607B">
        <w:rPr>
          <w:lang w:val="en-US"/>
        </w:rPr>
        <w:t xml:space="preserve">variations </w:t>
      </w:r>
      <w:r w:rsidR="00D05310">
        <w:rPr>
          <w:lang w:val="en-US"/>
        </w:rPr>
        <w:t>correlated with word production speed (</w:t>
      </w:r>
      <w:proofErr w:type="spellStart"/>
      <w:r w:rsidR="00D05310">
        <w:rPr>
          <w:lang w:val="en-US"/>
        </w:rPr>
        <w:t>Jongman</w:t>
      </w:r>
      <w:proofErr w:type="spellEnd"/>
      <w:r w:rsidR="00D05310">
        <w:rPr>
          <w:lang w:val="en-US"/>
        </w:rPr>
        <w:t xml:space="preserve">, et al., 2015b). This provides some evidence that relationships between sustained attention and word production speed may not be domain-specific. </w:t>
      </w:r>
    </w:p>
    <w:p w14:paraId="115E05C4" w14:textId="66C76F31" w:rsidR="00491282" w:rsidRPr="00491282" w:rsidRDefault="00491282" w:rsidP="00491282">
      <w:pPr>
        <w:spacing w:line="480" w:lineRule="auto"/>
        <w:ind w:firstLine="708"/>
        <w:rPr>
          <w:lang w:val="en-US"/>
        </w:rPr>
      </w:pPr>
      <w:commentRangeStart w:id="29"/>
      <w:r w:rsidRPr="00491282">
        <w:rPr>
          <w:lang w:val="en-US"/>
        </w:rPr>
        <w:t xml:space="preserve">While </w:t>
      </w:r>
      <w:r w:rsidR="00D05310">
        <w:rPr>
          <w:lang w:val="en-US"/>
        </w:rPr>
        <w:t>the continuous performance</w:t>
      </w:r>
      <w:r w:rsidRPr="00491282">
        <w:rPr>
          <w:lang w:val="en-US"/>
        </w:rPr>
        <w:t xml:space="preserve"> task can capture variability in response time</w:t>
      </w:r>
      <w:r w:rsidR="00D05310">
        <w:rPr>
          <w:lang w:val="en-US"/>
        </w:rPr>
        <w:t xml:space="preserve"> of the</w:t>
      </w:r>
      <w:r w:rsidRPr="00491282">
        <w:rPr>
          <w:lang w:val="en-US"/>
        </w:rPr>
        <w:t xml:space="preserve"> detection of a target (a geometrical shape or a digit), it presents the disadvantage of generating very few errors (0.4% false alarms and 1.3% misses reported in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xml:space="preserve"> et al., 2015b; 0.5% of false alarms and 0.4% misses in Experiment 1 of </w:t>
      </w:r>
      <w:proofErr w:type="spellStart"/>
      <w:r w:rsidRPr="00491282">
        <w:rPr>
          <w:lang w:val="en-US"/>
        </w:rPr>
        <w:t>Jongman</w:t>
      </w:r>
      <w:proofErr w:type="spellEnd"/>
      <w:r w:rsidRPr="00491282">
        <w:rPr>
          <w:lang w:val="en-US"/>
        </w:rPr>
        <w:t xml:space="preserve">, Meyer et al., 2015; 0.3 false alarms and 0.6% misses in Experiment 2 of </w:t>
      </w:r>
      <w:proofErr w:type="spellStart"/>
      <w:r w:rsidRPr="00491282">
        <w:rPr>
          <w:lang w:val="en-US"/>
        </w:rPr>
        <w:t>Jongman</w:t>
      </w:r>
      <w:proofErr w:type="spellEnd"/>
      <w:r w:rsidRPr="00491282">
        <w:rPr>
          <w:lang w:val="en-US"/>
        </w:rPr>
        <w:t>, Meyer et al., 2015)</w:t>
      </w:r>
      <w:r w:rsidR="007C6A9C">
        <w:rPr>
          <w:lang w:val="en-US"/>
        </w:rPr>
        <w:t>.</w:t>
      </w:r>
      <w:r w:rsidRPr="00491282">
        <w:rPr>
          <w:lang w:val="en-US"/>
        </w:rPr>
        <w:t xml:space="preserve"> </w:t>
      </w:r>
      <w:r w:rsidR="007C6A9C">
        <w:rPr>
          <w:lang w:val="en-US"/>
        </w:rPr>
        <w:t xml:space="preserve">Thus, </w:t>
      </w:r>
      <w:r w:rsidR="008709A1">
        <w:rPr>
          <w:lang w:val="en-US"/>
        </w:rPr>
        <w:t xml:space="preserve">we may see more between-participant variability using </w:t>
      </w:r>
      <w:r w:rsidR="007C6A9C">
        <w:rPr>
          <w:lang w:val="en-US"/>
        </w:rPr>
        <w:t xml:space="preserve">other tasks </w:t>
      </w:r>
      <w:r w:rsidR="008709A1">
        <w:rPr>
          <w:lang w:val="en-US"/>
        </w:rPr>
        <w:t>that can measure</w:t>
      </w:r>
      <w:r w:rsidR="007C6A9C">
        <w:rPr>
          <w:lang w:val="en-US"/>
        </w:rPr>
        <w:t xml:space="preserve"> individual differences in sustained attention. For example, the</w:t>
      </w:r>
      <w:r w:rsidRPr="00491282">
        <w:rPr>
          <w:lang w:val="en-US"/>
        </w:rPr>
        <w:t xml:space="preserve"> </w:t>
      </w:r>
      <w:r w:rsidR="00D05310">
        <w:rPr>
          <w:lang w:val="en-US"/>
        </w:rPr>
        <w:t>c</w:t>
      </w:r>
      <w:r w:rsidRPr="00491282">
        <w:rPr>
          <w:lang w:val="en-US"/>
        </w:rPr>
        <w:t xml:space="preserve">ontinuous </w:t>
      </w:r>
      <w:r w:rsidR="00D05310">
        <w:rPr>
          <w:lang w:val="en-US"/>
        </w:rPr>
        <w:t>t</w:t>
      </w:r>
      <w:r w:rsidRPr="00491282">
        <w:rPr>
          <w:lang w:val="en-US"/>
        </w:rPr>
        <w:t xml:space="preserve">ime </w:t>
      </w:r>
      <w:r w:rsidR="00D05310">
        <w:rPr>
          <w:lang w:val="en-US"/>
        </w:rPr>
        <w:t>e</w:t>
      </w:r>
      <w:r w:rsidRPr="00491282">
        <w:rPr>
          <w:lang w:val="en-US"/>
        </w:rPr>
        <w:t xml:space="preserve">xpectancy </w:t>
      </w:r>
      <w:r w:rsidR="00D05310">
        <w:rPr>
          <w:lang w:val="en-US"/>
        </w:rPr>
        <w:t>t</w:t>
      </w:r>
      <w:r w:rsidRPr="00491282">
        <w:rPr>
          <w:lang w:val="en-US"/>
        </w:rPr>
        <w:t>ask</w:t>
      </w:r>
      <w:r w:rsidR="007C6A9C">
        <w:rPr>
          <w:lang w:val="en-US"/>
        </w:rPr>
        <w:t xml:space="preserve"> measures sustained attention and has also been shown to discriminate among individual attentional ability as </w:t>
      </w:r>
      <w:r w:rsidR="008709A1">
        <w:rPr>
          <w:lang w:val="en-US"/>
        </w:rPr>
        <w:t>indicated</w:t>
      </w:r>
      <w:r w:rsidR="007C6A9C">
        <w:rPr>
          <w:lang w:val="en-US"/>
        </w:rPr>
        <w:t xml:space="preserve"> by a larger proportion of errors made by participants </w:t>
      </w:r>
      <w:r w:rsidRPr="00491282">
        <w:rPr>
          <w:lang w:val="en-US"/>
        </w:rPr>
        <w:lastRenderedPageBreak/>
        <w:t>(O’Connell et al., 2009</w:t>
      </w:r>
      <w:r w:rsidR="007C6A9C">
        <w:rPr>
          <w:lang w:val="en-US"/>
        </w:rPr>
        <w:t>,</w:t>
      </w:r>
      <w:r w:rsidRPr="00491282">
        <w:rPr>
          <w:lang w:val="en-US"/>
        </w:rPr>
        <w:t xml:space="preserve"> see also </w:t>
      </w:r>
      <w:proofErr w:type="spellStart"/>
      <w:r w:rsidRPr="00491282">
        <w:rPr>
          <w:lang w:val="en-US"/>
        </w:rPr>
        <w:t>Irrmischer</w:t>
      </w:r>
      <w:proofErr w:type="spellEnd"/>
      <w:r w:rsidRPr="00491282">
        <w:rPr>
          <w:lang w:val="en-US"/>
        </w:rPr>
        <w:t xml:space="preserve"> et al., 2018). For instance, O'Connell et al. (2019) reported that only 64% of the target trial</w:t>
      </w:r>
      <w:r w:rsidR="007C6A9C">
        <w:rPr>
          <w:lang w:val="en-US"/>
        </w:rPr>
        <w:t>s</w:t>
      </w:r>
      <w:r w:rsidRPr="00491282">
        <w:rPr>
          <w:lang w:val="en-US"/>
        </w:rPr>
        <w:t xml:space="preserve"> (hit</w:t>
      </w:r>
      <w:r w:rsidR="007C6A9C">
        <w:rPr>
          <w:lang w:val="en-US"/>
        </w:rPr>
        <w:t>s</w:t>
      </w:r>
      <w:r w:rsidRPr="00491282">
        <w:rPr>
          <w:lang w:val="en-US"/>
        </w:rPr>
        <w:t>) were correctly identified. In</w:t>
      </w:r>
      <w:r w:rsidR="007C6A9C">
        <w:rPr>
          <w:lang w:val="en-US"/>
        </w:rPr>
        <w:t xml:space="preserve"> a</w:t>
      </w:r>
      <w:r w:rsidRPr="00491282">
        <w:rPr>
          <w:lang w:val="en-US"/>
        </w:rPr>
        <w:t xml:space="preserve"> </w:t>
      </w:r>
      <w:r w:rsidR="00D05310">
        <w:rPr>
          <w:lang w:val="en-US"/>
        </w:rPr>
        <w:t>continuous time expectancy task</w:t>
      </w:r>
      <w:r w:rsidRPr="00491282">
        <w:rPr>
          <w:lang w:val="en-US"/>
        </w:rPr>
        <w:t xml:space="preserve">, participants </w:t>
      </w:r>
      <w:r w:rsidR="00D05310">
        <w:rPr>
          <w:lang w:val="en-US"/>
        </w:rPr>
        <w:t>are asked</w:t>
      </w:r>
      <w:r w:rsidRPr="00491282">
        <w:rPr>
          <w:lang w:val="en-US"/>
        </w:rPr>
        <w:t xml:space="preserve"> to monitor a flow of alternating visual patterns and detect a pattern that is presented for a longer duration than the other patterns (see Figure </w:t>
      </w:r>
      <w:r w:rsidR="007C6A9C" w:rsidRPr="007C6A9C">
        <w:rPr>
          <w:highlight w:val="yellow"/>
          <w:lang w:val="en-US"/>
        </w:rPr>
        <w:t>X</w:t>
      </w:r>
      <w:r w:rsidRPr="00491282">
        <w:rPr>
          <w:lang w:val="en-US"/>
        </w:rPr>
        <w:t>).</w:t>
      </w:r>
    </w:p>
    <w:p w14:paraId="5F0FE001" w14:textId="0662A547" w:rsidR="00491282" w:rsidRPr="00491282" w:rsidRDefault="00491282" w:rsidP="00491282">
      <w:pPr>
        <w:spacing w:line="480" w:lineRule="auto"/>
        <w:ind w:firstLine="708"/>
        <w:rPr>
          <w:lang w:val="en-US"/>
        </w:rPr>
      </w:pPr>
      <w:r w:rsidRPr="00491282">
        <w:rPr>
          <w:lang w:val="en-US"/>
        </w:rPr>
        <w:t xml:space="preserve"> </w:t>
      </w:r>
      <w:r w:rsidRPr="0075394C">
        <w:rPr>
          <w:rFonts w:cstheme="minorHAnsi"/>
          <w:noProof/>
          <w:sz w:val="22"/>
          <w:szCs w:val="22"/>
          <w:lang w:val="en-US" w:eastAsia="en-US"/>
        </w:rPr>
        <w:drawing>
          <wp:inline distT="0" distB="0" distL="0" distR="0" wp14:anchorId="116B37F0" wp14:editId="2862DC4F">
            <wp:extent cx="5760720" cy="1497603"/>
            <wp:effectExtent l="0" t="0" r="5080" b="1270"/>
            <wp:docPr id="5" name="Grafik 5" descr="C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497603"/>
                    </a:xfrm>
                    <a:prstGeom prst="rect">
                      <a:avLst/>
                    </a:prstGeom>
                    <a:noFill/>
                    <a:ln>
                      <a:noFill/>
                    </a:ln>
                  </pic:spPr>
                </pic:pic>
              </a:graphicData>
            </a:graphic>
          </wp:inline>
        </w:drawing>
      </w:r>
    </w:p>
    <w:p w14:paraId="5DBD81D9" w14:textId="154280EE" w:rsidR="00491282" w:rsidRDefault="00491282" w:rsidP="00491282">
      <w:pPr>
        <w:rPr>
          <w:lang w:val="en-US"/>
        </w:rPr>
      </w:pPr>
      <w:r w:rsidRPr="00491282">
        <w:rPr>
          <w:lang w:val="en-US"/>
        </w:rPr>
        <w:t xml:space="preserve">Figure </w:t>
      </w:r>
      <w:r w:rsidRPr="00491282">
        <w:rPr>
          <w:highlight w:val="yellow"/>
          <w:lang w:val="en-US"/>
        </w:rPr>
        <w:t>X</w:t>
      </w:r>
      <w:r w:rsidRPr="00491282">
        <w:rPr>
          <w:lang w:val="en-US"/>
        </w:rPr>
        <w:t>:</w:t>
      </w:r>
      <w:r>
        <w:rPr>
          <w:lang w:val="en-US"/>
        </w:rPr>
        <w:t xml:space="preserve"> </w:t>
      </w:r>
      <w:r w:rsidR="007C6A9C">
        <w:rPr>
          <w:lang w:val="en-US"/>
        </w:rPr>
        <w:t>Example stimulus</w:t>
      </w:r>
      <w:r w:rsidRPr="00491282">
        <w:rPr>
          <w:lang w:val="en-US"/>
        </w:rPr>
        <w:t xml:space="preserve"> </w:t>
      </w:r>
      <w:r w:rsidR="007C6A9C">
        <w:rPr>
          <w:lang w:val="en-US"/>
        </w:rPr>
        <w:t>from</w:t>
      </w:r>
      <w:r w:rsidRPr="00491282">
        <w:rPr>
          <w:lang w:val="en-US"/>
        </w:rPr>
        <w:t xml:space="preserve"> the continuous time </w:t>
      </w:r>
      <w:r w:rsidR="00CA1EA1" w:rsidRPr="00491282">
        <w:rPr>
          <w:lang w:val="en-US"/>
        </w:rPr>
        <w:t>expectancy</w:t>
      </w:r>
      <w:r w:rsidRPr="00491282">
        <w:rPr>
          <w:lang w:val="en-US"/>
        </w:rPr>
        <w:t xml:space="preserve"> task. Adapted from O'Connel</w:t>
      </w:r>
      <w:r>
        <w:rPr>
          <w:lang w:val="en-US"/>
        </w:rPr>
        <w:t>l</w:t>
      </w:r>
      <w:r w:rsidRPr="00491282">
        <w:rPr>
          <w:lang w:val="en-US"/>
        </w:rPr>
        <w:t xml:space="preserve"> et al. (2009)</w:t>
      </w:r>
      <w:r>
        <w:rPr>
          <w:lang w:val="en-US"/>
        </w:rPr>
        <w:t>.</w:t>
      </w:r>
    </w:p>
    <w:p w14:paraId="74D6BA39" w14:textId="77777777" w:rsidR="00491282" w:rsidRPr="00491282" w:rsidRDefault="00491282" w:rsidP="00491282">
      <w:pPr>
        <w:rPr>
          <w:lang w:val="en-US"/>
        </w:rPr>
      </w:pPr>
    </w:p>
    <w:p w14:paraId="4ADC476E" w14:textId="6D0377D5" w:rsidR="0079027E" w:rsidRPr="00491282" w:rsidRDefault="00491282" w:rsidP="00491282">
      <w:pPr>
        <w:spacing w:line="480" w:lineRule="auto"/>
        <w:ind w:firstLine="708"/>
        <w:rPr>
          <w:lang w:val="en-US"/>
        </w:rPr>
      </w:pPr>
      <w:r w:rsidRPr="00491282">
        <w:rPr>
          <w:lang w:val="en-US"/>
        </w:rPr>
        <w:t>In order to be able to compare our results to previous findings (</w:t>
      </w:r>
      <w:proofErr w:type="spellStart"/>
      <w:r w:rsidRPr="00491282">
        <w:rPr>
          <w:lang w:val="en-US"/>
        </w:rPr>
        <w:t>Jongman</w:t>
      </w:r>
      <w:proofErr w:type="spellEnd"/>
      <w:r w:rsidRPr="00491282">
        <w:rPr>
          <w:lang w:val="en-US"/>
        </w:rPr>
        <w:t xml:space="preserve">, Meyer, et al., 2015;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xml:space="preserve">, et al., 2015a) we also asked our participants to perform a </w:t>
      </w:r>
      <w:r w:rsidR="00D05310">
        <w:rPr>
          <w:lang w:val="en-US"/>
        </w:rPr>
        <w:t>c</w:t>
      </w:r>
      <w:r w:rsidRPr="00491282">
        <w:rPr>
          <w:lang w:val="en-US"/>
        </w:rPr>
        <w:t xml:space="preserve">onjunctive </w:t>
      </w:r>
      <w:r w:rsidR="00D05310">
        <w:rPr>
          <w:lang w:val="en-US"/>
        </w:rPr>
        <w:t>c</w:t>
      </w:r>
      <w:r w:rsidRPr="00491282">
        <w:rPr>
          <w:lang w:val="en-US"/>
        </w:rPr>
        <w:t xml:space="preserve">ontinuous </w:t>
      </w:r>
      <w:r w:rsidR="00D05310">
        <w:rPr>
          <w:lang w:val="en-US"/>
        </w:rPr>
        <w:t>p</w:t>
      </w:r>
      <w:r w:rsidRPr="00491282">
        <w:rPr>
          <w:lang w:val="en-US"/>
        </w:rPr>
        <w:t xml:space="preserve">erformance </w:t>
      </w:r>
      <w:r w:rsidR="00D05310">
        <w:rPr>
          <w:lang w:val="en-US"/>
        </w:rPr>
        <w:t>t</w:t>
      </w:r>
      <w:r w:rsidRPr="00491282">
        <w:rPr>
          <w:lang w:val="en-US"/>
        </w:rPr>
        <w:t xml:space="preserve">ask (Shalev et al., 2011). In </w:t>
      </w:r>
      <w:r w:rsidR="00D05310">
        <w:rPr>
          <w:lang w:val="en-US"/>
        </w:rPr>
        <w:t>this task</w:t>
      </w:r>
      <w:r w:rsidRPr="00491282">
        <w:rPr>
          <w:lang w:val="en-US"/>
        </w:rPr>
        <w:t xml:space="preserve">, a flow </w:t>
      </w:r>
      <w:r w:rsidR="007C6A9C">
        <w:rPr>
          <w:lang w:val="en-US"/>
        </w:rPr>
        <w:t>of</w:t>
      </w:r>
      <w:r w:rsidRPr="00491282">
        <w:rPr>
          <w:lang w:val="en-US"/>
        </w:rPr>
        <w:t xml:space="preserve"> visual symbol</w:t>
      </w:r>
      <w:r w:rsidR="007C6A9C">
        <w:rPr>
          <w:lang w:val="en-US"/>
        </w:rPr>
        <w:t>s</w:t>
      </w:r>
      <w:r w:rsidRPr="00491282">
        <w:rPr>
          <w:lang w:val="en-US"/>
        </w:rPr>
        <w:t xml:space="preserve"> is presented, </w:t>
      </w:r>
      <w:r w:rsidR="00D05310">
        <w:rPr>
          <w:lang w:val="en-US"/>
        </w:rPr>
        <w:t>and these</w:t>
      </w:r>
      <w:r w:rsidRPr="00491282">
        <w:rPr>
          <w:lang w:val="en-US"/>
        </w:rPr>
        <w:t xml:space="preserve"> vary in shapes (i.e. square</w:t>
      </w:r>
      <w:r w:rsidR="007C6A9C">
        <w:rPr>
          <w:lang w:val="en-US"/>
        </w:rPr>
        <w:t>s</w:t>
      </w:r>
      <w:r w:rsidRPr="00491282">
        <w:rPr>
          <w:lang w:val="en-US"/>
        </w:rPr>
        <w:t>, triangle</w:t>
      </w:r>
      <w:r w:rsidR="007C6A9C">
        <w:rPr>
          <w:lang w:val="en-US"/>
        </w:rPr>
        <w:t>s</w:t>
      </w:r>
      <w:r w:rsidRPr="00491282">
        <w:rPr>
          <w:lang w:val="en-US"/>
        </w:rPr>
        <w:t>, star</w:t>
      </w:r>
      <w:r w:rsidR="007C6A9C">
        <w:rPr>
          <w:lang w:val="en-US"/>
        </w:rPr>
        <w:t>s</w:t>
      </w:r>
      <w:r w:rsidRPr="00491282">
        <w:rPr>
          <w:lang w:val="en-US"/>
        </w:rPr>
        <w:t>, circle</w:t>
      </w:r>
      <w:r w:rsidR="007C6A9C">
        <w:rPr>
          <w:lang w:val="en-US"/>
        </w:rPr>
        <w:t>s</w:t>
      </w:r>
      <w:r w:rsidRPr="00491282">
        <w:rPr>
          <w:lang w:val="en-US"/>
        </w:rPr>
        <w:t xml:space="preserve">) and in color (i.e. blue, green, red, yellow). </w:t>
      </w:r>
      <w:r w:rsidR="00D05310">
        <w:rPr>
          <w:lang w:val="en-US"/>
        </w:rPr>
        <w:t>The participant’s task is</w:t>
      </w:r>
      <w:r w:rsidRPr="00491282">
        <w:rPr>
          <w:lang w:val="en-US"/>
        </w:rPr>
        <w:t xml:space="preserve"> to press a button as soon as they see a red square. Because participants have to pay attention to the conjunction of two dimensional features (i.e. shape and color), this task is </w:t>
      </w:r>
      <w:r w:rsidR="007C6A9C">
        <w:rPr>
          <w:lang w:val="en-US"/>
        </w:rPr>
        <w:t>thought</w:t>
      </w:r>
      <w:r w:rsidRPr="00491282">
        <w:rPr>
          <w:lang w:val="en-US"/>
        </w:rPr>
        <w:t xml:space="preserve"> to </w:t>
      </w:r>
      <w:r w:rsidR="007C6A9C">
        <w:rPr>
          <w:lang w:val="en-US"/>
        </w:rPr>
        <w:t>increase</w:t>
      </w:r>
      <w:r w:rsidRPr="00491282">
        <w:rPr>
          <w:lang w:val="en-US"/>
        </w:rPr>
        <w:t xml:space="preserve"> attentional demands as compared to </w:t>
      </w:r>
      <w:r w:rsidR="007C6A9C">
        <w:rPr>
          <w:lang w:val="en-US"/>
        </w:rPr>
        <w:t xml:space="preserve">a </w:t>
      </w:r>
      <w:r w:rsidR="007C6A9C" w:rsidRPr="00491282">
        <w:rPr>
          <w:lang w:val="en-US"/>
        </w:rPr>
        <w:t xml:space="preserve">continuous performance task </w:t>
      </w:r>
      <w:r w:rsidRPr="00491282">
        <w:rPr>
          <w:lang w:val="en-US"/>
        </w:rPr>
        <w:t>(Shalev et al., 2011), since it cannot be performed at the pre-attentive level (</w:t>
      </w:r>
      <w:proofErr w:type="spellStart"/>
      <w:r w:rsidRPr="00491282">
        <w:rPr>
          <w:lang w:val="en-US"/>
        </w:rPr>
        <w:t>Treisman</w:t>
      </w:r>
      <w:proofErr w:type="spellEnd"/>
      <w:r w:rsidRPr="00491282">
        <w:rPr>
          <w:lang w:val="en-US"/>
        </w:rPr>
        <w:t xml:space="preserve"> &amp; </w:t>
      </w:r>
      <w:proofErr w:type="spellStart"/>
      <w:r w:rsidRPr="00491282">
        <w:rPr>
          <w:lang w:val="en-US"/>
        </w:rPr>
        <w:t>Gelade</w:t>
      </w:r>
      <w:proofErr w:type="spellEnd"/>
      <w:r w:rsidRPr="00491282">
        <w:rPr>
          <w:lang w:val="en-US"/>
        </w:rPr>
        <w:t xml:space="preserve">, 1980). </w:t>
      </w:r>
      <w:commentRangeEnd w:id="29"/>
      <w:r w:rsidR="00122B4C">
        <w:rPr>
          <w:rStyle w:val="Kommentarzeichen"/>
          <w:rFonts w:asciiTheme="minorHAnsi" w:eastAsiaTheme="minorHAnsi" w:hAnsiTheme="minorHAnsi" w:cstheme="minorBidi"/>
          <w:lang w:eastAsia="en-US"/>
        </w:rPr>
        <w:commentReference w:id="29"/>
      </w:r>
    </w:p>
    <w:p w14:paraId="2F919F52" w14:textId="3A101A59" w:rsidR="00150C77" w:rsidRDefault="00150C77" w:rsidP="005911B4">
      <w:pPr>
        <w:spacing w:line="480" w:lineRule="auto"/>
        <w:rPr>
          <w:lang w:val="en-US"/>
        </w:rPr>
      </w:pPr>
    </w:p>
    <w:p w14:paraId="16CFA65F" w14:textId="46588692" w:rsidR="001F47BA" w:rsidRDefault="001F47BA" w:rsidP="001F47BA">
      <w:pPr>
        <w:spacing w:line="480" w:lineRule="auto"/>
        <w:jc w:val="center"/>
        <w:rPr>
          <w:b/>
          <w:bCs/>
          <w:lang w:val="en-US"/>
        </w:rPr>
      </w:pPr>
      <w:r w:rsidRPr="001F47BA">
        <w:rPr>
          <w:b/>
          <w:bCs/>
          <w:lang w:val="en-US"/>
        </w:rPr>
        <w:t>Experiment 1</w:t>
      </w:r>
    </w:p>
    <w:p w14:paraId="1C779368" w14:textId="4E060D4B" w:rsidR="00F304E2" w:rsidRDefault="00746108" w:rsidP="00AF27BF">
      <w:pPr>
        <w:spacing w:line="480" w:lineRule="auto"/>
        <w:rPr>
          <w:lang w:val="en-US"/>
        </w:rPr>
      </w:pPr>
      <w:r>
        <w:rPr>
          <w:lang w:val="en-US"/>
        </w:rPr>
        <w:t xml:space="preserve">The goal of the current study is to extend previous findings on the relationship between cognitive skills and word production and to test how generalizable these relationships are. </w:t>
      </w:r>
      <w:r w:rsidR="00D05310">
        <w:rPr>
          <w:lang w:val="en-US"/>
        </w:rPr>
        <w:t xml:space="preserve">As discussed above, some tasks thought to measure a common construct do not necessarily correlate with each other, suggesting they measure different </w:t>
      </w:r>
      <w:r w:rsidR="0090158E">
        <w:rPr>
          <w:lang w:val="en-US"/>
        </w:rPr>
        <w:t xml:space="preserve">aspects of the skill. This provides </w:t>
      </w:r>
      <w:r w:rsidR="0090158E">
        <w:rPr>
          <w:lang w:val="en-US"/>
        </w:rPr>
        <w:lastRenderedPageBreak/>
        <w:t>an opportunity to better understand relationships between cognitive skills and word production</w:t>
      </w:r>
      <w:r w:rsidR="00C800B0">
        <w:rPr>
          <w:lang w:val="en-US"/>
        </w:rPr>
        <w:t xml:space="preserve">. For instance, we ask whether cognitive tasks performed in different domains (e.g., linguistic, non-linguistic; auditory-visual) thought to measure a similar construct similarly predict word production speed. </w:t>
      </w:r>
    </w:p>
    <w:p w14:paraId="6487673A" w14:textId="5A9B7867" w:rsidR="00746108" w:rsidRDefault="00746108" w:rsidP="00F304E2">
      <w:pPr>
        <w:spacing w:line="480" w:lineRule="auto"/>
        <w:ind w:firstLine="708"/>
        <w:rPr>
          <w:lang w:val="en-US"/>
        </w:rPr>
      </w:pPr>
      <w:r>
        <w:rPr>
          <w:lang w:val="en-US"/>
        </w:rPr>
        <w:t xml:space="preserve">In </w:t>
      </w:r>
      <w:r w:rsidR="00C800B0">
        <w:rPr>
          <w:lang w:val="en-US"/>
        </w:rPr>
        <w:t>this</w:t>
      </w:r>
      <w:r>
        <w:rPr>
          <w:lang w:val="en-US"/>
        </w:rPr>
        <w:t xml:space="preserve"> experiment, participants performed a picture-word-interference task. In this task, participants name pictures with printed distractor words superimposed on the pictures. The task included several conditions: a baseline condition, in which participants saw a line of </w:t>
      </w:r>
      <w:proofErr w:type="spellStart"/>
      <w:r>
        <w:rPr>
          <w:lang w:val="en-US"/>
        </w:rPr>
        <w:t>Xs</w:t>
      </w:r>
      <w:proofErr w:type="spellEnd"/>
      <w:r>
        <w:rPr>
          <w:lang w:val="en-US"/>
        </w:rPr>
        <w:t xml:space="preserve"> printed on the picture; a semantic condition, in which participants saw a distractor that was either semantically related or unrelated to the picture; and a phonological condition</w:t>
      </w:r>
      <w:r>
        <w:rPr>
          <w:rStyle w:val="Funotenzeichen"/>
          <w:lang w:val="en-US"/>
        </w:rPr>
        <w:footnoteReference w:id="1"/>
      </w:r>
      <w:r>
        <w:rPr>
          <w:lang w:val="en-US"/>
        </w:rPr>
        <w:t>, in which participants saw a distractor that was either phonologically related or unrelated to the target.</w:t>
      </w:r>
      <w:r w:rsidR="00AF27BF">
        <w:rPr>
          <w:lang w:val="en-US"/>
        </w:rPr>
        <w:t xml:space="preserve"> For the present reanalysis, we analyze only trials in the baseline condition to test whether measures of working memory, inhibition, or attention predict speed of simple picture naming. </w:t>
      </w:r>
      <w:r w:rsidR="00122B4C">
        <w:rPr>
          <w:lang w:val="en-US"/>
        </w:rPr>
        <w:t>The picture naming</w:t>
      </w:r>
      <w:r w:rsidR="00AF27BF">
        <w:rPr>
          <w:lang w:val="en-US"/>
        </w:rPr>
        <w:t xml:space="preserve"> data</w:t>
      </w:r>
      <w:r w:rsidR="00122B4C">
        <w:rPr>
          <w:lang w:val="en-US"/>
        </w:rPr>
        <w:t>, including trials with distractors</w:t>
      </w:r>
      <w:r w:rsidR="00AF27BF">
        <w:rPr>
          <w:lang w:val="en-US"/>
        </w:rPr>
        <w:t xml:space="preserve"> ha</w:t>
      </w:r>
      <w:r w:rsidR="00122B4C">
        <w:rPr>
          <w:lang w:val="en-US"/>
        </w:rPr>
        <w:t>ve</w:t>
      </w:r>
      <w:r w:rsidR="00AF27BF">
        <w:rPr>
          <w:lang w:val="en-US"/>
        </w:rPr>
        <w:t xml:space="preserve"> been reported elsewhere (</w:t>
      </w:r>
      <w:proofErr w:type="spellStart"/>
      <w:r w:rsidR="00AF27BF">
        <w:rPr>
          <w:lang w:val="en-US"/>
        </w:rPr>
        <w:t>Fuhrmeister</w:t>
      </w:r>
      <w:proofErr w:type="spellEnd"/>
      <w:r w:rsidR="00AF27BF">
        <w:rPr>
          <w:lang w:val="en-US"/>
        </w:rPr>
        <w:t xml:space="preserve"> et al., </w:t>
      </w:r>
      <w:r w:rsidR="00122B4C">
        <w:rPr>
          <w:lang w:val="en-US"/>
        </w:rPr>
        <w:t xml:space="preserve">2022 and </w:t>
      </w:r>
      <w:proofErr w:type="spellStart"/>
      <w:r w:rsidR="00122B4C">
        <w:rPr>
          <w:lang w:val="en-US"/>
        </w:rPr>
        <w:t>Bürki</w:t>
      </w:r>
      <w:proofErr w:type="spellEnd"/>
      <w:r w:rsidR="00122B4C">
        <w:rPr>
          <w:lang w:val="en-US"/>
        </w:rPr>
        <w:t xml:space="preserve"> and </w:t>
      </w:r>
      <w:proofErr w:type="spellStart"/>
      <w:r w:rsidR="00122B4C">
        <w:rPr>
          <w:lang w:val="en-US"/>
        </w:rPr>
        <w:t>Madec</w:t>
      </w:r>
      <w:proofErr w:type="spellEnd"/>
      <w:r w:rsidR="00122B4C">
        <w:rPr>
          <w:lang w:val="en-US"/>
        </w:rPr>
        <w:t>, 2022</w:t>
      </w:r>
      <w:r w:rsidR="00AF27BF">
        <w:rPr>
          <w:lang w:val="en-US"/>
        </w:rPr>
        <w:t xml:space="preserve">). </w:t>
      </w:r>
    </w:p>
    <w:p w14:paraId="278FF1EE" w14:textId="58410323" w:rsidR="00D62D73" w:rsidRDefault="00D62D73" w:rsidP="001F47BA">
      <w:pPr>
        <w:spacing w:line="480" w:lineRule="auto"/>
        <w:rPr>
          <w:lang w:val="en-US"/>
        </w:rPr>
      </w:pPr>
    </w:p>
    <w:p w14:paraId="39E0F34F" w14:textId="05E2EF9A" w:rsidR="006D0C52" w:rsidRDefault="00D62D73" w:rsidP="006D0C52">
      <w:pPr>
        <w:spacing w:line="480" w:lineRule="auto"/>
        <w:jc w:val="center"/>
        <w:rPr>
          <w:b/>
          <w:bCs/>
          <w:lang w:val="en-US"/>
        </w:rPr>
      </w:pPr>
      <w:r w:rsidRPr="00D62D73">
        <w:rPr>
          <w:b/>
          <w:bCs/>
          <w:lang w:val="en-US"/>
        </w:rPr>
        <w:t>Method</w:t>
      </w:r>
    </w:p>
    <w:p w14:paraId="556B823C" w14:textId="4EEECAA5" w:rsidR="00D372C1" w:rsidRDefault="00D62D73" w:rsidP="00D62D73">
      <w:pPr>
        <w:spacing w:line="480" w:lineRule="auto"/>
        <w:rPr>
          <w:b/>
          <w:bCs/>
          <w:lang w:val="en-US"/>
        </w:rPr>
      </w:pPr>
      <w:r>
        <w:rPr>
          <w:b/>
          <w:bCs/>
          <w:lang w:val="en-US"/>
        </w:rPr>
        <w:t>Participants</w:t>
      </w:r>
    </w:p>
    <w:p w14:paraId="38E91233" w14:textId="0613E689" w:rsidR="0054285D" w:rsidRDefault="006D0C52" w:rsidP="003A1764">
      <w:pPr>
        <w:spacing w:line="480" w:lineRule="auto"/>
        <w:rPr>
          <w:lang w:val="en-US"/>
        </w:rPr>
      </w:pPr>
      <w:r>
        <w:rPr>
          <w:lang w:val="en-US"/>
        </w:rPr>
        <w:t>A total of 45 participants (ages 18-30, mean age = 2</w:t>
      </w:r>
      <w:r w:rsidR="00047601">
        <w:rPr>
          <w:lang w:val="en-US"/>
        </w:rPr>
        <w:t>3</w:t>
      </w:r>
      <w:r>
        <w:rPr>
          <w:lang w:val="en-US"/>
        </w:rPr>
        <w:t>, SD = 3.</w:t>
      </w:r>
      <w:r w:rsidR="00047601">
        <w:rPr>
          <w:lang w:val="en-US"/>
        </w:rPr>
        <w:t>5</w:t>
      </w:r>
      <w:r w:rsidR="006261F6">
        <w:rPr>
          <w:lang w:val="en-US"/>
        </w:rPr>
        <w:t>1</w:t>
      </w:r>
      <w:r>
        <w:rPr>
          <w:lang w:val="en-US"/>
        </w:rPr>
        <w:t xml:space="preserve">) were recruited for the study. All participants were native speakers of German and reported normal hearing and no history of psychiatric, neurological, or language disorders. Participants were paid or received course credit for their participation in the study, and they gave informed consent according to the University of Potsdam’s (Germany) ethical committee guidelines. </w:t>
      </w:r>
    </w:p>
    <w:p w14:paraId="4CBBBD60" w14:textId="77777777" w:rsidR="003A1764" w:rsidRPr="0054285D" w:rsidRDefault="003A1764" w:rsidP="003A1764">
      <w:pPr>
        <w:spacing w:line="480" w:lineRule="auto"/>
        <w:rPr>
          <w:lang w:val="en-US"/>
        </w:rPr>
      </w:pPr>
    </w:p>
    <w:p w14:paraId="4573CDA1" w14:textId="35586B68" w:rsidR="00D62D73" w:rsidRDefault="00D62D73" w:rsidP="00D62D73">
      <w:pPr>
        <w:spacing w:line="480" w:lineRule="auto"/>
        <w:rPr>
          <w:b/>
          <w:bCs/>
          <w:lang w:val="en-US"/>
        </w:rPr>
      </w:pPr>
      <w:r>
        <w:rPr>
          <w:b/>
          <w:bCs/>
          <w:lang w:val="en-US"/>
        </w:rPr>
        <w:t>Procedure</w:t>
      </w:r>
    </w:p>
    <w:p w14:paraId="7AACA975" w14:textId="15E8E97C" w:rsidR="003A1764" w:rsidRDefault="003A1764" w:rsidP="003A1764">
      <w:pPr>
        <w:spacing w:line="480" w:lineRule="auto"/>
        <w:rPr>
          <w:lang w:val="en-US"/>
        </w:rPr>
      </w:pPr>
      <w:r w:rsidRPr="003A1764">
        <w:rPr>
          <w:lang w:val="en-US"/>
        </w:rPr>
        <w:lastRenderedPageBreak/>
        <w:t>Par</w:t>
      </w:r>
      <w:r>
        <w:rPr>
          <w:lang w:val="en-US"/>
        </w:rPr>
        <w:t>ticipants performed several tasks over three different sessions. In the first session, participants completed a picture-word-interference task, a delayed naming task, and a word naming task (i.e., reading aloud). Only the baseline condition of the picture-word-interference task is reported here.</w:t>
      </w:r>
      <w:r w:rsidR="00885B12">
        <w:rPr>
          <w:lang w:val="en-US"/>
        </w:rPr>
        <w:t xml:space="preserve"> The continuous EEG was also recorded during the picture-word-interference task, but those data are also reported elsewhere (</w:t>
      </w:r>
      <w:proofErr w:type="spellStart"/>
      <w:r w:rsidR="00885B12">
        <w:rPr>
          <w:lang w:val="en-US"/>
        </w:rPr>
        <w:t>Fuhrmeister</w:t>
      </w:r>
      <w:proofErr w:type="spellEnd"/>
      <w:r w:rsidR="00885B12">
        <w:rPr>
          <w:lang w:val="en-US"/>
        </w:rPr>
        <w:t xml:space="preserve"> et al., </w:t>
      </w:r>
      <w:r w:rsidR="00122B4C">
        <w:rPr>
          <w:lang w:val="en-US"/>
        </w:rPr>
        <w:t>2022</w:t>
      </w:r>
      <w:r w:rsidR="00885B12">
        <w:rPr>
          <w:lang w:val="en-US"/>
        </w:rPr>
        <w:t>).</w:t>
      </w:r>
      <w:r>
        <w:rPr>
          <w:lang w:val="en-US"/>
        </w:rPr>
        <w:t xml:space="preserve"> </w:t>
      </w:r>
      <w:r w:rsidRPr="003A1764">
        <w:rPr>
          <w:lang w:val="en-US"/>
        </w:rPr>
        <w:t>In the second and third sessions of the experiment, the following cognitive tests were administered: the German MWT-B (</w:t>
      </w:r>
      <w:proofErr w:type="spellStart"/>
      <w:r w:rsidRPr="003A1764">
        <w:rPr>
          <w:lang w:val="en-US"/>
        </w:rPr>
        <w:t>Mehrfachwahl-Wortschatztest</w:t>
      </w:r>
      <w:proofErr w:type="spellEnd"/>
      <w:r w:rsidRPr="003A1764">
        <w:rPr>
          <w:lang w:val="en-US"/>
        </w:rPr>
        <w:t xml:space="preserve">, Version B; </w:t>
      </w:r>
      <w:proofErr w:type="spellStart"/>
      <w:r w:rsidRPr="003A1764">
        <w:rPr>
          <w:lang w:val="en-US"/>
        </w:rPr>
        <w:t>Lehrl</w:t>
      </w:r>
      <w:proofErr w:type="spellEnd"/>
      <w:r w:rsidRPr="003A1764">
        <w:rPr>
          <w:lang w:val="en-US"/>
        </w:rPr>
        <w:t xml:space="preserve">, 1977), the Coding subtest of the Wechsler Adult Intelligence Scale- Fourth Edition (WAIS-IV; Wechsler, 2008), the digit span forward and backward subtest of the Wechsler Memory Scale Revised (Wechsler, 1981), and the </w:t>
      </w:r>
      <w:proofErr w:type="spellStart"/>
      <w:r w:rsidRPr="003A1764">
        <w:rPr>
          <w:lang w:val="en-US"/>
        </w:rPr>
        <w:t>Corsi</w:t>
      </w:r>
      <w:proofErr w:type="spellEnd"/>
      <w:r w:rsidRPr="003A1764">
        <w:rPr>
          <w:lang w:val="en-US"/>
        </w:rPr>
        <w:t xml:space="preserve"> Block-Tapping Task forward and backward. These tests are part of the battery of tests used in an institutional project on variability in language and are used to allow comparisons across age groups and to screen potential control participants for projects that involve participants </w:t>
      </w:r>
      <w:r w:rsidR="00885B12">
        <w:rPr>
          <w:lang w:val="en-US"/>
        </w:rPr>
        <w:t xml:space="preserve">with aphasia </w:t>
      </w:r>
      <w:r w:rsidRPr="003A1764">
        <w:rPr>
          <w:lang w:val="en-US"/>
        </w:rPr>
        <w:t>but were not analy</w:t>
      </w:r>
      <w:r>
        <w:rPr>
          <w:lang w:val="en-US"/>
        </w:rPr>
        <w:t>z</w:t>
      </w:r>
      <w:r w:rsidRPr="003A1764">
        <w:rPr>
          <w:lang w:val="en-US"/>
        </w:rPr>
        <w:t>ed in the present study and will not be reported further.</w:t>
      </w:r>
      <w:r>
        <w:rPr>
          <w:lang w:val="en-US"/>
        </w:rPr>
        <w:t xml:space="preserve"> </w:t>
      </w:r>
      <w:r w:rsidRPr="003A1764">
        <w:rPr>
          <w:lang w:val="en-US"/>
        </w:rPr>
        <w:t xml:space="preserve">During the third session, participants performed eight cognitive tasks (see Table </w:t>
      </w:r>
      <w:r w:rsidRPr="003A1764">
        <w:rPr>
          <w:highlight w:val="yellow"/>
          <w:lang w:val="en-US"/>
        </w:rPr>
        <w:t>X</w:t>
      </w:r>
      <w:r w:rsidRPr="003A1764">
        <w:rPr>
          <w:lang w:val="en-US"/>
        </w:rPr>
        <w:t xml:space="preserve">). These were included to test for relationships between measures of cognitive functions and performance </w:t>
      </w:r>
      <w:r>
        <w:rPr>
          <w:lang w:val="en-US"/>
        </w:rPr>
        <w:t>o</w:t>
      </w:r>
      <w:r w:rsidRPr="003A1764">
        <w:rPr>
          <w:lang w:val="en-US"/>
        </w:rPr>
        <w:t>n the language production task.</w:t>
      </w:r>
    </w:p>
    <w:tbl>
      <w:tblPr>
        <w:tblStyle w:val="Tabellenraster"/>
        <w:tblW w:w="9539" w:type="dxa"/>
        <w:tblLook w:val="04A0" w:firstRow="1" w:lastRow="0" w:firstColumn="1" w:lastColumn="0" w:noHBand="0" w:noVBand="1"/>
      </w:tblPr>
      <w:tblGrid>
        <w:gridCol w:w="6655"/>
        <w:gridCol w:w="2884"/>
      </w:tblGrid>
      <w:tr w:rsidR="003A1764" w:rsidRPr="003A1764" w14:paraId="124588BE" w14:textId="77777777" w:rsidTr="003724B2">
        <w:trPr>
          <w:trHeight w:val="531"/>
        </w:trPr>
        <w:tc>
          <w:tcPr>
            <w:tcW w:w="6655" w:type="dxa"/>
          </w:tcPr>
          <w:p w14:paraId="12FA8AC5" w14:textId="77777777" w:rsidR="003A1764" w:rsidRPr="003A1764" w:rsidRDefault="003A1764" w:rsidP="003724B2">
            <w:pPr>
              <w:autoSpaceDE w:val="0"/>
              <w:autoSpaceDN w:val="0"/>
              <w:adjustRightInd w:val="0"/>
              <w:spacing w:after="80"/>
              <w:rPr>
                <w:rFonts w:ascii="Source Sans Pro" w:hAnsi="Source Sans Pro"/>
                <w:b/>
                <w:bCs/>
                <w:sz w:val="23"/>
                <w:szCs w:val="23"/>
                <w:lang w:val="en-GB"/>
              </w:rPr>
            </w:pPr>
            <w:r w:rsidRPr="003A1764">
              <w:rPr>
                <w:rFonts w:ascii="Source Sans Pro" w:hAnsi="Source Sans Pro"/>
                <w:b/>
                <w:bCs/>
                <w:sz w:val="23"/>
                <w:szCs w:val="23"/>
                <w:lang w:val="en-GB"/>
              </w:rPr>
              <w:t>Test</w:t>
            </w:r>
          </w:p>
        </w:tc>
        <w:tc>
          <w:tcPr>
            <w:tcW w:w="2884" w:type="dxa"/>
          </w:tcPr>
          <w:p w14:paraId="30AA59D8" w14:textId="77777777" w:rsidR="003A1764" w:rsidRPr="003A1764" w:rsidRDefault="003A1764" w:rsidP="003724B2">
            <w:pPr>
              <w:autoSpaceDE w:val="0"/>
              <w:autoSpaceDN w:val="0"/>
              <w:adjustRightInd w:val="0"/>
              <w:spacing w:after="80"/>
              <w:rPr>
                <w:rFonts w:ascii="Source Sans Pro" w:hAnsi="Source Sans Pro"/>
                <w:b/>
                <w:bCs/>
                <w:sz w:val="23"/>
                <w:szCs w:val="23"/>
                <w:lang w:val="en-GB"/>
              </w:rPr>
            </w:pPr>
            <w:r w:rsidRPr="003A1764">
              <w:rPr>
                <w:rFonts w:ascii="Source Sans Pro" w:hAnsi="Source Sans Pro"/>
                <w:b/>
                <w:bCs/>
                <w:sz w:val="23"/>
                <w:szCs w:val="23"/>
                <w:lang w:val="en-GB"/>
              </w:rPr>
              <w:t>Skill being measured</w:t>
            </w:r>
          </w:p>
        </w:tc>
      </w:tr>
      <w:tr w:rsidR="003A1764" w:rsidRPr="003A1764" w14:paraId="6ADC99C6" w14:textId="77777777" w:rsidTr="003724B2">
        <w:trPr>
          <w:trHeight w:val="479"/>
        </w:trPr>
        <w:tc>
          <w:tcPr>
            <w:tcW w:w="6655" w:type="dxa"/>
          </w:tcPr>
          <w:p w14:paraId="109B8943"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Orthographic span task</w:t>
            </w:r>
          </w:p>
        </w:tc>
        <w:tc>
          <w:tcPr>
            <w:tcW w:w="2884" w:type="dxa"/>
          </w:tcPr>
          <w:p w14:paraId="39ED9792"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Working memory</w:t>
            </w:r>
          </w:p>
        </w:tc>
      </w:tr>
      <w:tr w:rsidR="003A1764" w:rsidRPr="003A1764" w14:paraId="018CFB49" w14:textId="77777777" w:rsidTr="003724B2">
        <w:trPr>
          <w:trHeight w:val="479"/>
        </w:trPr>
        <w:tc>
          <w:tcPr>
            <w:tcW w:w="6655" w:type="dxa"/>
          </w:tcPr>
          <w:p w14:paraId="2C0423B0"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Symmetry span task</w:t>
            </w:r>
          </w:p>
        </w:tc>
        <w:tc>
          <w:tcPr>
            <w:tcW w:w="2884" w:type="dxa"/>
          </w:tcPr>
          <w:p w14:paraId="35D9DA00"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Working memory</w:t>
            </w:r>
          </w:p>
        </w:tc>
      </w:tr>
      <w:tr w:rsidR="003A1764" w:rsidRPr="003A1764" w14:paraId="0C823D7E" w14:textId="77777777" w:rsidTr="003724B2">
        <w:trPr>
          <w:trHeight w:val="479"/>
        </w:trPr>
        <w:tc>
          <w:tcPr>
            <w:tcW w:w="6655" w:type="dxa"/>
          </w:tcPr>
          <w:p w14:paraId="1890C55C"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Rotation span task</w:t>
            </w:r>
          </w:p>
        </w:tc>
        <w:tc>
          <w:tcPr>
            <w:tcW w:w="2884" w:type="dxa"/>
          </w:tcPr>
          <w:p w14:paraId="04F029DA"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Working memory</w:t>
            </w:r>
          </w:p>
        </w:tc>
      </w:tr>
      <w:tr w:rsidR="003A1764" w:rsidRPr="003A1764" w14:paraId="60431558" w14:textId="77777777" w:rsidTr="003724B2">
        <w:trPr>
          <w:trHeight w:val="479"/>
        </w:trPr>
        <w:tc>
          <w:tcPr>
            <w:tcW w:w="6655" w:type="dxa"/>
          </w:tcPr>
          <w:p w14:paraId="7B7DC9D3"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Stop signal reaction time task (SSRT)</w:t>
            </w:r>
          </w:p>
        </w:tc>
        <w:tc>
          <w:tcPr>
            <w:tcW w:w="2884" w:type="dxa"/>
          </w:tcPr>
          <w:p w14:paraId="23B48AF1" w14:textId="30FDCA5D" w:rsidR="003A1764" w:rsidRPr="003A1764" w:rsidRDefault="003A1764" w:rsidP="003724B2">
            <w:pPr>
              <w:autoSpaceDE w:val="0"/>
              <w:autoSpaceDN w:val="0"/>
              <w:adjustRightInd w:val="0"/>
              <w:spacing w:after="80"/>
              <w:rPr>
                <w:rFonts w:ascii="Source Sans Pro" w:hAnsi="Source Sans Pro"/>
                <w:sz w:val="23"/>
                <w:szCs w:val="23"/>
                <w:lang w:val="en-GB"/>
              </w:rPr>
            </w:pPr>
            <w:r>
              <w:rPr>
                <w:rFonts w:ascii="Source Sans Pro" w:hAnsi="Source Sans Pro"/>
                <w:sz w:val="23"/>
                <w:szCs w:val="23"/>
                <w:lang w:val="en-GB"/>
              </w:rPr>
              <w:t>Non-selective i</w:t>
            </w:r>
            <w:r w:rsidRPr="003A1764">
              <w:rPr>
                <w:rFonts w:ascii="Source Sans Pro" w:hAnsi="Source Sans Pro"/>
                <w:sz w:val="23"/>
                <w:szCs w:val="23"/>
                <w:lang w:val="en-GB"/>
              </w:rPr>
              <w:t>nhibition</w:t>
            </w:r>
          </w:p>
        </w:tc>
      </w:tr>
      <w:tr w:rsidR="003A1764" w:rsidRPr="003A1764" w14:paraId="0EA5EF9B" w14:textId="77777777" w:rsidTr="003724B2">
        <w:trPr>
          <w:trHeight w:val="479"/>
        </w:trPr>
        <w:tc>
          <w:tcPr>
            <w:tcW w:w="6655" w:type="dxa"/>
          </w:tcPr>
          <w:p w14:paraId="0896A9FD"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Flanker task</w:t>
            </w:r>
          </w:p>
        </w:tc>
        <w:tc>
          <w:tcPr>
            <w:tcW w:w="2884" w:type="dxa"/>
          </w:tcPr>
          <w:p w14:paraId="1703FA4C" w14:textId="12D3F3C7" w:rsidR="003A1764" w:rsidRPr="003A1764" w:rsidRDefault="003A1764" w:rsidP="003724B2">
            <w:pPr>
              <w:autoSpaceDE w:val="0"/>
              <w:autoSpaceDN w:val="0"/>
              <w:adjustRightInd w:val="0"/>
              <w:spacing w:after="80"/>
              <w:rPr>
                <w:rFonts w:ascii="Source Sans Pro" w:hAnsi="Source Sans Pro"/>
                <w:sz w:val="23"/>
                <w:szCs w:val="23"/>
                <w:lang w:val="en-GB"/>
              </w:rPr>
            </w:pPr>
            <w:r>
              <w:rPr>
                <w:rFonts w:ascii="Source Sans Pro" w:hAnsi="Source Sans Pro"/>
                <w:sz w:val="23"/>
                <w:szCs w:val="23"/>
                <w:lang w:val="en-GB"/>
              </w:rPr>
              <w:t>Selective i</w:t>
            </w:r>
            <w:r w:rsidRPr="003A1764">
              <w:rPr>
                <w:rFonts w:ascii="Source Sans Pro" w:hAnsi="Source Sans Pro"/>
                <w:sz w:val="23"/>
                <w:szCs w:val="23"/>
                <w:lang w:val="en-GB"/>
              </w:rPr>
              <w:t>nhibition</w:t>
            </w:r>
          </w:p>
        </w:tc>
      </w:tr>
      <w:tr w:rsidR="003A1764" w:rsidRPr="003A1764" w14:paraId="01953AAD" w14:textId="77777777" w:rsidTr="003724B2">
        <w:trPr>
          <w:trHeight w:val="479"/>
        </w:trPr>
        <w:tc>
          <w:tcPr>
            <w:tcW w:w="6655" w:type="dxa"/>
          </w:tcPr>
          <w:p w14:paraId="0EE5D76A"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Simon task</w:t>
            </w:r>
          </w:p>
        </w:tc>
        <w:tc>
          <w:tcPr>
            <w:tcW w:w="2884" w:type="dxa"/>
          </w:tcPr>
          <w:p w14:paraId="2285C9A3" w14:textId="68D4C62F" w:rsidR="003A1764" w:rsidRPr="003A1764" w:rsidRDefault="003A1764" w:rsidP="003724B2">
            <w:pPr>
              <w:autoSpaceDE w:val="0"/>
              <w:autoSpaceDN w:val="0"/>
              <w:adjustRightInd w:val="0"/>
              <w:spacing w:after="80"/>
              <w:rPr>
                <w:rFonts w:ascii="Source Sans Pro" w:hAnsi="Source Sans Pro"/>
                <w:sz w:val="23"/>
                <w:szCs w:val="23"/>
                <w:lang w:val="en-GB"/>
              </w:rPr>
            </w:pPr>
            <w:r>
              <w:rPr>
                <w:rFonts w:ascii="Source Sans Pro" w:hAnsi="Source Sans Pro"/>
                <w:sz w:val="23"/>
                <w:szCs w:val="23"/>
                <w:lang w:val="en-GB"/>
              </w:rPr>
              <w:t>Selective i</w:t>
            </w:r>
            <w:r w:rsidRPr="003A1764">
              <w:rPr>
                <w:rFonts w:ascii="Source Sans Pro" w:hAnsi="Source Sans Pro"/>
                <w:sz w:val="23"/>
                <w:szCs w:val="23"/>
                <w:lang w:val="en-GB"/>
              </w:rPr>
              <w:t>nhibition</w:t>
            </w:r>
          </w:p>
        </w:tc>
      </w:tr>
      <w:tr w:rsidR="003A1764" w:rsidRPr="003A1764" w14:paraId="5BE4044B" w14:textId="77777777" w:rsidTr="003724B2">
        <w:trPr>
          <w:trHeight w:val="479"/>
        </w:trPr>
        <w:tc>
          <w:tcPr>
            <w:tcW w:w="6655" w:type="dxa"/>
          </w:tcPr>
          <w:p w14:paraId="54F8A4C3"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Continuous time expectancy task (CTET)</w:t>
            </w:r>
          </w:p>
        </w:tc>
        <w:tc>
          <w:tcPr>
            <w:tcW w:w="2884" w:type="dxa"/>
          </w:tcPr>
          <w:p w14:paraId="61D5A33B"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Sustained attention</w:t>
            </w:r>
          </w:p>
        </w:tc>
      </w:tr>
      <w:tr w:rsidR="003A1764" w:rsidRPr="003A1764" w14:paraId="3A46A0CD" w14:textId="77777777" w:rsidTr="003724B2">
        <w:trPr>
          <w:trHeight w:val="479"/>
        </w:trPr>
        <w:tc>
          <w:tcPr>
            <w:tcW w:w="6655" w:type="dxa"/>
          </w:tcPr>
          <w:p w14:paraId="5585A6BC"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Conjunctive continuous performance task (CCPT)</w:t>
            </w:r>
          </w:p>
        </w:tc>
        <w:tc>
          <w:tcPr>
            <w:tcW w:w="2884" w:type="dxa"/>
          </w:tcPr>
          <w:p w14:paraId="035A4CF2"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Sustained attention</w:t>
            </w:r>
          </w:p>
        </w:tc>
      </w:tr>
    </w:tbl>
    <w:p w14:paraId="4389FE17" w14:textId="595CDF92" w:rsidR="003A1764" w:rsidRDefault="003A1764" w:rsidP="003A1764">
      <w:pPr>
        <w:autoSpaceDE w:val="0"/>
        <w:autoSpaceDN w:val="0"/>
        <w:adjustRightInd w:val="0"/>
        <w:spacing w:after="80" w:line="480" w:lineRule="auto"/>
        <w:rPr>
          <w:iCs/>
          <w:lang w:val="en-GB"/>
        </w:rPr>
      </w:pPr>
      <w:r w:rsidRPr="003A1764">
        <w:rPr>
          <w:iCs/>
          <w:lang w:val="en-GB"/>
        </w:rPr>
        <w:t xml:space="preserve">Table </w:t>
      </w:r>
      <w:r w:rsidRPr="003A1764">
        <w:rPr>
          <w:iCs/>
          <w:highlight w:val="yellow"/>
          <w:lang w:val="en-GB"/>
        </w:rPr>
        <w:t>X</w:t>
      </w:r>
      <w:r w:rsidRPr="003A1764">
        <w:rPr>
          <w:iCs/>
          <w:lang w:val="en-GB"/>
        </w:rPr>
        <w:t>. Cognitive skills</w:t>
      </w:r>
      <w:r>
        <w:rPr>
          <w:iCs/>
          <w:lang w:val="en-GB"/>
        </w:rPr>
        <w:t xml:space="preserve"> tested.</w:t>
      </w:r>
    </w:p>
    <w:p w14:paraId="39581986" w14:textId="77777777" w:rsidR="003A1764" w:rsidRPr="006D0C52" w:rsidRDefault="003A1764" w:rsidP="003A1764">
      <w:pPr>
        <w:spacing w:line="480" w:lineRule="auto"/>
        <w:rPr>
          <w:lang w:val="en-US"/>
        </w:rPr>
      </w:pPr>
    </w:p>
    <w:p w14:paraId="03D7FF8D" w14:textId="26F6416F" w:rsidR="003A1764" w:rsidRDefault="00885B12" w:rsidP="003A1764">
      <w:pPr>
        <w:spacing w:line="480" w:lineRule="auto"/>
        <w:rPr>
          <w:b/>
          <w:bCs/>
          <w:lang w:val="en-US"/>
        </w:rPr>
      </w:pPr>
      <w:r>
        <w:rPr>
          <w:b/>
          <w:bCs/>
          <w:lang w:val="en-US"/>
        </w:rPr>
        <w:lastRenderedPageBreak/>
        <w:t>Stimuli and task descriptions</w:t>
      </w:r>
    </w:p>
    <w:p w14:paraId="4DC6ECF8" w14:textId="77777777" w:rsidR="003A1764" w:rsidRDefault="003A1764" w:rsidP="003A1764">
      <w:pPr>
        <w:spacing w:line="480" w:lineRule="auto"/>
        <w:rPr>
          <w:lang w:val="en-US"/>
        </w:rPr>
      </w:pPr>
      <w:r w:rsidRPr="003A1764">
        <w:rPr>
          <w:b/>
          <w:bCs/>
          <w:i/>
          <w:iCs/>
          <w:lang w:val="en-US"/>
        </w:rPr>
        <w:t>Picture-word-interference task</w:t>
      </w:r>
    </w:p>
    <w:p w14:paraId="6CCB47E1" w14:textId="2264056B" w:rsidR="003A1764" w:rsidRDefault="003A1764" w:rsidP="003A1764">
      <w:pPr>
        <w:spacing w:line="480" w:lineRule="auto"/>
        <w:rPr>
          <w:lang w:val="en-US"/>
        </w:rPr>
      </w:pPr>
      <w:r>
        <w:rPr>
          <w:lang w:val="en-US"/>
        </w:rPr>
        <w:t xml:space="preserve">Stimuli for the picture-word-interference task consisted of 90 pictures from the </w:t>
      </w:r>
      <w:proofErr w:type="spellStart"/>
      <w:r>
        <w:rPr>
          <w:lang w:val="en-US"/>
        </w:rPr>
        <w:t>Multipic</w:t>
      </w:r>
      <w:proofErr w:type="spellEnd"/>
      <w:r>
        <w:rPr>
          <w:lang w:val="en-US"/>
        </w:rPr>
        <w:t xml:space="preserve"> database (</w:t>
      </w:r>
      <w:proofErr w:type="spellStart"/>
      <w:r>
        <w:rPr>
          <w:lang w:val="en-US"/>
        </w:rPr>
        <w:t>Duñabeitia</w:t>
      </w:r>
      <w:proofErr w:type="spellEnd"/>
      <w:r>
        <w:rPr>
          <w:lang w:val="en-US"/>
        </w:rPr>
        <w:t xml:space="preserve"> et al., 2017). </w:t>
      </w:r>
      <w:r w:rsidR="00885B12">
        <w:rPr>
          <w:lang w:val="en-US"/>
        </w:rPr>
        <w:t xml:space="preserve">Lemma frequencies for the words were obtained from the </w:t>
      </w:r>
      <w:proofErr w:type="spellStart"/>
      <w:r w:rsidR="00885B12">
        <w:rPr>
          <w:lang w:val="en-US"/>
        </w:rPr>
        <w:t>dlex</w:t>
      </w:r>
      <w:proofErr w:type="spellEnd"/>
      <w:r w:rsidR="00885B12">
        <w:rPr>
          <w:lang w:val="en-US"/>
        </w:rPr>
        <w:t xml:space="preserve"> database (Heister et al., 2011): </w:t>
      </w:r>
      <w:r w:rsidR="00885B12" w:rsidRPr="00885B12">
        <w:rPr>
          <w:lang w:val="en-US"/>
        </w:rPr>
        <w:t>(mean</w:t>
      </w:r>
      <w:r w:rsidR="00885B12">
        <w:rPr>
          <w:lang w:val="en-US"/>
        </w:rPr>
        <w:t xml:space="preserve"> frequency</w:t>
      </w:r>
      <w:r w:rsidR="00885B12" w:rsidRPr="00885B12">
        <w:rPr>
          <w:lang w:val="en-US"/>
        </w:rPr>
        <w:t xml:space="preserve"> = 1991.3, SD = 3678.4</w:t>
      </w:r>
      <w:r w:rsidR="00885B12">
        <w:rPr>
          <w:lang w:val="en-US"/>
        </w:rPr>
        <w:t>, range 9-21184</w:t>
      </w:r>
      <w:r w:rsidR="00885B12" w:rsidRPr="00885B12">
        <w:rPr>
          <w:lang w:val="en-US"/>
        </w:rPr>
        <w:t>)</w:t>
      </w:r>
      <w:r w:rsidR="00885B12">
        <w:rPr>
          <w:lang w:val="en-US"/>
        </w:rPr>
        <w:t xml:space="preserve">. As mentioned above, the original task contained several conditions with distractor words printed on the pictures; however, only trials from the baseline condition, which consisted of six </w:t>
      </w:r>
      <w:proofErr w:type="spellStart"/>
      <w:r w:rsidR="00885B12">
        <w:rPr>
          <w:lang w:val="en-US"/>
        </w:rPr>
        <w:t>Xs</w:t>
      </w:r>
      <w:proofErr w:type="spellEnd"/>
      <w:r w:rsidR="00885B12">
        <w:rPr>
          <w:lang w:val="en-US"/>
        </w:rPr>
        <w:t xml:space="preserve"> superimposed on the picture, are reported here. </w:t>
      </w:r>
    </w:p>
    <w:p w14:paraId="7F38C10A" w14:textId="62594A20" w:rsidR="003A1764" w:rsidRDefault="008B403A" w:rsidP="008B403A">
      <w:pPr>
        <w:spacing w:line="480" w:lineRule="auto"/>
        <w:ind w:firstLine="708"/>
        <w:rPr>
          <w:lang w:val="en-US"/>
        </w:rPr>
      </w:pPr>
      <w:r>
        <w:rPr>
          <w:lang w:val="en-US"/>
        </w:rPr>
        <w:t xml:space="preserve">Participants were familiarized with the pictures prior to completing the picture-word-interference task. In this portion of the task, participants saw one picture at a time on the screen with its corresponding name and were asked to </w:t>
      </w:r>
      <w:r w:rsidR="00C82D20">
        <w:rPr>
          <w:lang w:val="en-US"/>
        </w:rPr>
        <w:t>read the words silently. The presentation of items was randomized.</w:t>
      </w:r>
    </w:p>
    <w:p w14:paraId="167DAA3C" w14:textId="22A3AEBA" w:rsidR="00C82D20" w:rsidRDefault="00C82D20" w:rsidP="00C82D20">
      <w:pPr>
        <w:spacing w:line="480" w:lineRule="auto"/>
        <w:ind w:firstLine="708"/>
        <w:rPr>
          <w:lang w:val="en-US"/>
        </w:rPr>
      </w:pPr>
      <w:r>
        <w:rPr>
          <w:lang w:val="en-US"/>
        </w:rPr>
        <w:t xml:space="preserve">For the picture-word-interference task, participants first completed a short training phase, followed by the main task, which consisted of five blocks of trials. Each picture was presented once per block, and there was an equal number of trials in each condition per block. Pictures were presented in a pseudorandom order in each block. The structure of a trial was as follows: a fixation cross appeared on the screen for 2200-2300ms; then the picture with the distractor word was displayed either for 2300ms or until the participant started speaking. Vocal responses were recorded for 3000ms starting at the onset of picture presentation. A trial ended with an inter-trial interval with a random duration from 1000-1200ms. </w:t>
      </w:r>
    </w:p>
    <w:p w14:paraId="4995BDF3" w14:textId="12AC798B" w:rsidR="00885B12" w:rsidRPr="00885B12" w:rsidRDefault="00885B12" w:rsidP="003A1764">
      <w:pPr>
        <w:spacing w:line="480" w:lineRule="auto"/>
        <w:rPr>
          <w:b/>
          <w:bCs/>
          <w:i/>
          <w:iCs/>
          <w:lang w:val="en-US"/>
        </w:rPr>
      </w:pPr>
      <w:r w:rsidRPr="00885B12">
        <w:rPr>
          <w:b/>
          <w:bCs/>
          <w:i/>
          <w:iCs/>
          <w:lang w:val="en-US"/>
        </w:rPr>
        <w:t>Cognitive skills</w:t>
      </w:r>
    </w:p>
    <w:p w14:paraId="10737DD9" w14:textId="554E9BD8" w:rsidR="003A1764" w:rsidRDefault="003A1764" w:rsidP="003A1764">
      <w:pPr>
        <w:spacing w:line="480" w:lineRule="auto"/>
        <w:rPr>
          <w:lang w:val="en-US"/>
        </w:rPr>
      </w:pPr>
      <w:r w:rsidRPr="001248A3">
        <w:rPr>
          <w:lang w:val="en-US"/>
        </w:rPr>
        <w:t xml:space="preserve">Following previous work on the relationship between language production and domain-general cognitive abilities, we included tasks to measure participants’ </w:t>
      </w:r>
      <w:r>
        <w:rPr>
          <w:lang w:val="en-US"/>
        </w:rPr>
        <w:t xml:space="preserve">working memory, </w:t>
      </w:r>
      <w:r w:rsidRPr="001248A3">
        <w:rPr>
          <w:lang w:val="en-US"/>
        </w:rPr>
        <w:t>sustained attention, and inhibition abilities.</w:t>
      </w:r>
      <w:commentRangeStart w:id="30"/>
      <w:r w:rsidRPr="001248A3">
        <w:rPr>
          <w:lang w:val="en-US"/>
        </w:rPr>
        <w:t>.</w:t>
      </w:r>
      <w:r>
        <w:rPr>
          <w:lang w:val="en-US"/>
        </w:rPr>
        <w:t xml:space="preserve"> </w:t>
      </w:r>
      <w:commentRangeEnd w:id="30"/>
      <w:r w:rsidR="005134B9">
        <w:rPr>
          <w:rStyle w:val="Kommentarzeichen"/>
          <w:rFonts w:asciiTheme="minorHAnsi" w:eastAsiaTheme="minorHAnsi" w:hAnsiTheme="minorHAnsi" w:cstheme="minorBidi"/>
          <w:lang w:eastAsia="en-US"/>
        </w:rPr>
        <w:commentReference w:id="30"/>
      </w:r>
      <w:r w:rsidRPr="001248A3">
        <w:rPr>
          <w:lang w:val="en-US"/>
        </w:rPr>
        <w:t xml:space="preserve">The rationale for the selection of tasks was as follows: </w:t>
      </w:r>
      <w:r>
        <w:rPr>
          <w:lang w:val="en-US"/>
        </w:rPr>
        <w:t>I</w:t>
      </w:r>
      <w:r w:rsidRPr="001248A3">
        <w:rPr>
          <w:lang w:val="en-US"/>
        </w:rPr>
        <w:t>n order to replicate and extend previous finding in the word production literature, we included tasks that have been used</w:t>
      </w:r>
      <w:r>
        <w:rPr>
          <w:lang w:val="en-US"/>
        </w:rPr>
        <w:t xml:space="preserve"> in previous studies</w:t>
      </w:r>
      <w:r w:rsidRPr="001248A3">
        <w:rPr>
          <w:lang w:val="en-US"/>
        </w:rPr>
        <w:t xml:space="preserve">. </w:t>
      </w:r>
      <w:commentRangeStart w:id="31"/>
      <w:r w:rsidRPr="001248A3">
        <w:rPr>
          <w:lang w:val="en-US"/>
        </w:rPr>
        <w:t xml:space="preserve">Moreover, we followed recent </w:t>
      </w:r>
      <w:r w:rsidRPr="001248A3">
        <w:rPr>
          <w:lang w:val="en-US"/>
        </w:rPr>
        <w:lastRenderedPageBreak/>
        <w:t>recommendations originating from the literature on the cognitive functions we are interested in</w:t>
      </w:r>
      <w:commentRangeEnd w:id="31"/>
      <w:r w:rsidR="005134B9">
        <w:rPr>
          <w:rStyle w:val="Kommentarzeichen"/>
          <w:rFonts w:asciiTheme="minorHAnsi" w:eastAsiaTheme="minorHAnsi" w:hAnsiTheme="minorHAnsi" w:cstheme="minorBidi"/>
          <w:lang w:eastAsia="en-US"/>
        </w:rPr>
        <w:commentReference w:id="31"/>
      </w:r>
      <w:r w:rsidRPr="001248A3">
        <w:rPr>
          <w:lang w:val="en-US"/>
        </w:rPr>
        <w:t xml:space="preserve">. </w:t>
      </w:r>
    </w:p>
    <w:p w14:paraId="7E5FC114" w14:textId="77777777" w:rsidR="00F35F92" w:rsidRDefault="00F35F92" w:rsidP="003A1764">
      <w:pPr>
        <w:spacing w:line="480" w:lineRule="auto"/>
        <w:rPr>
          <w:lang w:val="en-US"/>
        </w:rPr>
      </w:pPr>
    </w:p>
    <w:p w14:paraId="78ED1AB8" w14:textId="2C90DC41" w:rsidR="003A1764" w:rsidRDefault="00F35F92" w:rsidP="000D5B68">
      <w:pPr>
        <w:spacing w:line="480" w:lineRule="auto"/>
        <w:ind w:firstLine="708"/>
        <w:rPr>
          <w:lang w:val="en-US"/>
        </w:rPr>
      </w:pPr>
      <w:r w:rsidRPr="00F35F92">
        <w:rPr>
          <w:i/>
          <w:iCs/>
          <w:lang w:val="en-US"/>
        </w:rPr>
        <w:t xml:space="preserve">Span tasks. </w:t>
      </w:r>
      <w:r w:rsidRPr="00F35F92">
        <w:rPr>
          <w:lang w:val="en-US"/>
        </w:rPr>
        <w:t xml:space="preserve">We administrated two blocks of each span task (operation span, symmetry span, and rotation span), following the recommendations of </w:t>
      </w:r>
      <w:r w:rsidRPr="00F35F92">
        <w:rPr>
          <w:lang w:val="en-US"/>
        </w:rPr>
        <w:fldChar w:fldCharType="begin"/>
      </w:r>
      <w:r w:rsidRPr="00F35F92">
        <w:rPr>
          <w:lang w:val="en-US"/>
        </w:rPr>
        <w:instrText xml:space="preserve"> ADDIN ZOTERO_ITEM CSL_CITATION {"citationID":"4LjdcVr6","properties":{"formattedCitation":"(Foster et al., 2015)","plainCitation":"(Foster et al., 2015)","noteIndex":0},"citationItems":[{"id":343,"uris":["http://zotero.org/users/local/5BDxAAQf/items/W7WJGBE3"],"uri":["http://zotero.org/users/local/5BDxAAQf/items/W7WJGBE3"],"itemData":{"id":343,"type":"article-journal","title":"Shortened complex span tasks can reliably measure working memory capacity","container-title":"Memory &amp; cognition","page":"226-236","volume":"43","issue":"2","author":[{"family":"Foster","given":"Jeffrey L."},{"family":"Shipstead","given":"Zach"},{"family":"Harrison","given":"Tyler L."},{"family":"Hicks","given":"Kenny L."},{"family":"Redick","given":"Thomas S."},{"family":"Engle","given":"Randall W."}],"issued":{"date-parts":[["2015"]]}}}],"schema":"https://github.com/citation-style-language/schema/raw/master/csl-citation.json"} </w:instrText>
      </w:r>
      <w:r w:rsidRPr="00F35F92">
        <w:rPr>
          <w:lang w:val="en-US"/>
        </w:rPr>
        <w:fldChar w:fldCharType="separate"/>
      </w:r>
      <w:r w:rsidRPr="00F35F92">
        <w:rPr>
          <w:lang w:val="en-US"/>
        </w:rPr>
        <w:t xml:space="preserve">Foster et al. </w:t>
      </w:r>
      <w:r>
        <w:rPr>
          <w:lang w:val="en-US"/>
        </w:rPr>
        <w:t>(</w:t>
      </w:r>
      <w:r w:rsidRPr="00F35F92">
        <w:rPr>
          <w:lang w:val="en-US"/>
        </w:rPr>
        <w:t>2015</w:t>
      </w:r>
      <w:r w:rsidRPr="00F35F92">
        <w:rPr>
          <w:lang w:val="en-US"/>
        </w:rPr>
        <w:fldChar w:fldCharType="end"/>
      </w:r>
      <w:r>
        <w:rPr>
          <w:lang w:val="en-US"/>
        </w:rPr>
        <w:t>)</w:t>
      </w:r>
      <w:r w:rsidRPr="00F35F92">
        <w:rPr>
          <w:rStyle w:val="Funotenzeichen"/>
          <w:lang w:val="en-US"/>
        </w:rPr>
        <w:footnoteReference w:id="2"/>
      </w:r>
      <w:r w:rsidRPr="00F35F92">
        <w:rPr>
          <w:lang w:val="en-US"/>
        </w:rPr>
        <w:t>.</w:t>
      </w:r>
      <w:r>
        <w:rPr>
          <w:lang w:val="en-US"/>
        </w:rPr>
        <w:t xml:space="preserve"> Recall that e</w:t>
      </w:r>
      <w:r w:rsidRPr="003E6A0C">
        <w:rPr>
          <w:lang w:val="en-US"/>
        </w:rPr>
        <w:t xml:space="preserve">ach task consists </w:t>
      </w:r>
      <w:r>
        <w:rPr>
          <w:lang w:val="en-US"/>
        </w:rPr>
        <w:t>of</w:t>
      </w:r>
      <w:r w:rsidRPr="003E6A0C">
        <w:rPr>
          <w:lang w:val="en-US"/>
        </w:rPr>
        <w:t xml:space="preserve"> sequences of target and distractor items</w:t>
      </w:r>
      <w:r>
        <w:rPr>
          <w:lang w:val="en-US"/>
        </w:rPr>
        <w:t>, and participants are asked to respond to distractor items (e.g., solve a math problem)</w:t>
      </w:r>
      <w:r w:rsidR="00F277EF">
        <w:rPr>
          <w:lang w:val="en-US"/>
        </w:rPr>
        <w:t xml:space="preserve">. </w:t>
      </w:r>
      <w:r w:rsidRPr="003E6A0C">
        <w:rPr>
          <w:lang w:val="en-US"/>
        </w:rPr>
        <w:t xml:space="preserve">At the end of each sequence, </w:t>
      </w:r>
      <w:r>
        <w:rPr>
          <w:lang w:val="en-US"/>
        </w:rPr>
        <w:t>participants</w:t>
      </w:r>
      <w:r w:rsidR="00F277EF">
        <w:rPr>
          <w:lang w:val="en-US"/>
        </w:rPr>
        <w:t xml:space="preserve"> attempt to </w:t>
      </w:r>
      <w:r w:rsidRPr="003E6A0C">
        <w:rPr>
          <w:lang w:val="en-US"/>
        </w:rPr>
        <w:t xml:space="preserve">recall all target items in the </w:t>
      </w:r>
      <w:r w:rsidR="00F277EF">
        <w:rPr>
          <w:lang w:val="en-US"/>
        </w:rPr>
        <w:t>order they were presented</w:t>
      </w:r>
      <w:r w:rsidRPr="003E6A0C">
        <w:rPr>
          <w:lang w:val="en-US"/>
        </w:rPr>
        <w:t>.</w:t>
      </w:r>
      <w:r>
        <w:rPr>
          <w:lang w:val="en-US"/>
        </w:rPr>
        <w:t xml:space="preserve"> </w:t>
      </w:r>
      <w:r w:rsidR="00F277EF">
        <w:rPr>
          <w:lang w:val="en-US"/>
        </w:rPr>
        <w:t>To determine t</w:t>
      </w:r>
      <w:r w:rsidR="00F277EF" w:rsidRPr="003E6A0C">
        <w:rPr>
          <w:lang w:val="en-US"/>
        </w:rPr>
        <w:t>he length of a sequence</w:t>
      </w:r>
      <w:r w:rsidR="00F277EF">
        <w:rPr>
          <w:lang w:val="en-US"/>
        </w:rPr>
        <w:t xml:space="preserve"> in the span tasks, we</w:t>
      </w:r>
      <w:r w:rsidR="00F277EF" w:rsidRPr="003E6A0C">
        <w:rPr>
          <w:lang w:val="en-US"/>
        </w:rPr>
        <w:t xml:space="preserve"> followed recommendations </w:t>
      </w:r>
      <w:r w:rsidR="00F277EF">
        <w:rPr>
          <w:lang w:val="en-US"/>
        </w:rPr>
        <w:t>from</w:t>
      </w:r>
      <w:r w:rsidR="00F277EF" w:rsidRPr="003E6A0C">
        <w:rPr>
          <w:lang w:val="en-US"/>
        </w:rPr>
        <w:t xml:space="preserve"> </w:t>
      </w:r>
      <w:proofErr w:type="spellStart"/>
      <w:r w:rsidR="00F277EF" w:rsidRPr="003E6A0C">
        <w:rPr>
          <w:lang w:val="en-US"/>
        </w:rPr>
        <w:t>Draheim</w:t>
      </w:r>
      <w:proofErr w:type="spellEnd"/>
      <w:r w:rsidR="00F277EF" w:rsidRPr="003E6A0C">
        <w:rPr>
          <w:lang w:val="en-US"/>
        </w:rPr>
        <w:t xml:space="preserve"> et al. </w:t>
      </w:r>
      <w:r w:rsidR="00F277EF">
        <w:rPr>
          <w:lang w:val="en-US"/>
        </w:rPr>
        <w:t>(</w:t>
      </w:r>
      <w:r w:rsidR="00F277EF" w:rsidRPr="003E6A0C">
        <w:rPr>
          <w:lang w:val="en-US"/>
        </w:rPr>
        <w:t xml:space="preserve">2018). </w:t>
      </w:r>
      <w:r w:rsidR="003A1764" w:rsidRPr="003E6A0C">
        <w:rPr>
          <w:lang w:val="en-US"/>
        </w:rPr>
        <w:t xml:space="preserve">In the operation span task, the </w:t>
      </w:r>
      <w:r>
        <w:rPr>
          <w:lang w:val="en-US"/>
        </w:rPr>
        <w:t>length of a sequence</w:t>
      </w:r>
      <w:r w:rsidR="003A1764" w:rsidRPr="003E6A0C">
        <w:rPr>
          <w:lang w:val="en-US"/>
        </w:rPr>
        <w:t xml:space="preserve"> varied from </w:t>
      </w:r>
      <w:r>
        <w:rPr>
          <w:lang w:val="en-US"/>
        </w:rPr>
        <w:t>three</w:t>
      </w:r>
      <w:r w:rsidR="003A1764" w:rsidRPr="003E6A0C">
        <w:rPr>
          <w:lang w:val="en-US"/>
        </w:rPr>
        <w:t xml:space="preserve"> to </w:t>
      </w:r>
      <w:r>
        <w:rPr>
          <w:lang w:val="en-US"/>
        </w:rPr>
        <w:t>eight</w:t>
      </w:r>
      <w:r w:rsidR="003A1764" w:rsidRPr="003E6A0C">
        <w:rPr>
          <w:lang w:val="en-US"/>
        </w:rPr>
        <w:t xml:space="preserve"> items</w:t>
      </w:r>
      <w:r>
        <w:rPr>
          <w:lang w:val="en-US"/>
        </w:rPr>
        <w:t>;</w:t>
      </w:r>
      <w:r w:rsidR="003A1764" w:rsidRPr="003E6A0C">
        <w:rPr>
          <w:lang w:val="en-US"/>
        </w:rPr>
        <w:t xml:space="preserve"> </w:t>
      </w:r>
      <w:r>
        <w:rPr>
          <w:lang w:val="en-US"/>
        </w:rPr>
        <w:t>i</w:t>
      </w:r>
      <w:r w:rsidR="003A1764" w:rsidRPr="003E6A0C">
        <w:rPr>
          <w:lang w:val="en-US"/>
        </w:rPr>
        <w:t xml:space="preserve">n the symmetry span task, from </w:t>
      </w:r>
      <w:r>
        <w:rPr>
          <w:lang w:val="en-US"/>
        </w:rPr>
        <w:t>two</w:t>
      </w:r>
      <w:r w:rsidR="003A1764" w:rsidRPr="003E6A0C">
        <w:rPr>
          <w:lang w:val="en-US"/>
        </w:rPr>
        <w:t xml:space="preserve"> to </w:t>
      </w:r>
      <w:r>
        <w:rPr>
          <w:lang w:val="en-US"/>
        </w:rPr>
        <w:t>six</w:t>
      </w:r>
      <w:r w:rsidR="003A1764" w:rsidRPr="003E6A0C">
        <w:rPr>
          <w:lang w:val="en-US"/>
        </w:rPr>
        <w:t xml:space="preserve"> items</w:t>
      </w:r>
      <w:r>
        <w:rPr>
          <w:lang w:val="en-US"/>
        </w:rPr>
        <w:t>; and</w:t>
      </w:r>
      <w:r w:rsidR="003A1764" w:rsidRPr="003E6A0C">
        <w:rPr>
          <w:lang w:val="en-US"/>
        </w:rPr>
        <w:t xml:space="preserve"> </w:t>
      </w:r>
      <w:r>
        <w:rPr>
          <w:lang w:val="en-US"/>
        </w:rPr>
        <w:t>i</w:t>
      </w:r>
      <w:r w:rsidR="003A1764" w:rsidRPr="003E6A0C">
        <w:rPr>
          <w:lang w:val="en-US"/>
        </w:rPr>
        <w:t xml:space="preserve">n the rotation span task, from </w:t>
      </w:r>
      <w:r>
        <w:rPr>
          <w:lang w:val="en-US"/>
        </w:rPr>
        <w:t>two</w:t>
      </w:r>
      <w:r w:rsidR="003A1764" w:rsidRPr="003E6A0C">
        <w:rPr>
          <w:lang w:val="en-US"/>
        </w:rPr>
        <w:t xml:space="preserve"> to </w:t>
      </w:r>
      <w:r>
        <w:rPr>
          <w:lang w:val="en-US"/>
        </w:rPr>
        <w:t>five</w:t>
      </w:r>
      <w:r w:rsidR="003A1764" w:rsidRPr="003E6A0C">
        <w:rPr>
          <w:lang w:val="en-US"/>
        </w:rPr>
        <w:t xml:space="preserve"> items. Each block con</w:t>
      </w:r>
      <w:r>
        <w:rPr>
          <w:lang w:val="en-US"/>
        </w:rPr>
        <w:t>tained sequences of all possible lengths, and each</w:t>
      </w:r>
      <w:r w:rsidR="003A1764" w:rsidRPr="003E6A0C">
        <w:rPr>
          <w:lang w:val="en-US"/>
        </w:rPr>
        <w:t xml:space="preserve"> block w</w:t>
      </w:r>
      <w:r>
        <w:rPr>
          <w:lang w:val="en-US"/>
        </w:rPr>
        <w:t>as</w:t>
      </w:r>
      <w:r w:rsidR="003A1764" w:rsidRPr="003E6A0C">
        <w:rPr>
          <w:lang w:val="en-US"/>
        </w:rPr>
        <w:t xml:space="preserve"> repeated for each task</w:t>
      </w:r>
      <w:r>
        <w:rPr>
          <w:lang w:val="en-US"/>
        </w:rPr>
        <w:t xml:space="preserve"> (i.e., two blocks total</w:t>
      </w:r>
      <w:r w:rsidR="00F277EF">
        <w:rPr>
          <w:lang w:val="en-US"/>
        </w:rPr>
        <w:t xml:space="preserve"> per task</w:t>
      </w:r>
      <w:r>
        <w:rPr>
          <w:lang w:val="en-US"/>
        </w:rPr>
        <w:t>)</w:t>
      </w:r>
      <w:r w:rsidR="003A1764" w:rsidRPr="003E6A0C">
        <w:rPr>
          <w:lang w:val="en-US"/>
        </w:rPr>
        <w:t>.</w:t>
      </w:r>
    </w:p>
    <w:p w14:paraId="4C5E7883" w14:textId="3816300E" w:rsidR="000D5B68" w:rsidRPr="00EE49BF" w:rsidRDefault="000D5B68" w:rsidP="00F35F92">
      <w:pPr>
        <w:spacing w:line="480" w:lineRule="auto"/>
        <w:rPr>
          <w:lang w:val="en-US"/>
        </w:rPr>
      </w:pPr>
      <w:r w:rsidRPr="00EE49BF">
        <w:rPr>
          <w:i/>
          <w:iCs/>
          <w:lang w:val="en-US"/>
        </w:rPr>
        <w:tab/>
      </w:r>
      <w:r w:rsidR="00EE49BF">
        <w:rPr>
          <w:i/>
          <w:iCs/>
          <w:lang w:val="en-US"/>
        </w:rPr>
        <w:t xml:space="preserve">Stop-signal reaction time task. </w:t>
      </w:r>
      <w:r w:rsidR="00EE49BF">
        <w:rPr>
          <w:lang w:val="en-US"/>
        </w:rPr>
        <w:t xml:space="preserve">This task consists of go and no-go trials, on which participants have to withhold their response. </w:t>
      </w:r>
      <w:r w:rsidR="00EE49BF" w:rsidRPr="00EE49BF">
        <w:rPr>
          <w:lang w:val="en-US"/>
        </w:rPr>
        <w:t xml:space="preserve">Following the recommendations of Matzke et al. </w:t>
      </w:r>
      <w:r w:rsidR="00EE49BF">
        <w:rPr>
          <w:lang w:val="en-US"/>
        </w:rPr>
        <w:t>(</w:t>
      </w:r>
      <w:r w:rsidR="00EE49BF" w:rsidRPr="00EE49BF">
        <w:rPr>
          <w:lang w:val="en-US"/>
        </w:rPr>
        <w:t xml:space="preserve">2018), the task started with a familiarization block of 20 go trials. Then, participants had to perform a practice block </w:t>
      </w:r>
      <w:r w:rsidR="00EE49BF">
        <w:rPr>
          <w:lang w:val="en-US"/>
        </w:rPr>
        <w:t xml:space="preserve">with </w:t>
      </w:r>
      <w:r w:rsidR="00EE49BF" w:rsidRPr="00EE49BF">
        <w:rPr>
          <w:lang w:val="en-US"/>
        </w:rPr>
        <w:t xml:space="preserve">18 go trials and 6 no-go trials. For this practice block, participants were instructed to not slow down their responses </w:t>
      </w:r>
      <w:r w:rsidR="00EE49BF">
        <w:rPr>
          <w:lang w:val="en-US"/>
        </w:rPr>
        <w:t>on</w:t>
      </w:r>
      <w:r w:rsidR="00EE49BF" w:rsidRPr="00EE49BF">
        <w:rPr>
          <w:lang w:val="en-US"/>
        </w:rPr>
        <w:t xml:space="preserve"> go trials (Matzke et al., 2018). Three experimental blocks followed, consisting of 48 go trials and 16 no go trials. </w:t>
      </w:r>
    </w:p>
    <w:p w14:paraId="6F23F999" w14:textId="51E246BC" w:rsidR="000D5B68" w:rsidRDefault="000D5B68" w:rsidP="000D5B68">
      <w:pPr>
        <w:spacing w:line="480" w:lineRule="auto"/>
        <w:ind w:firstLine="708"/>
        <w:rPr>
          <w:lang w:val="en-US"/>
        </w:rPr>
      </w:pPr>
      <w:r w:rsidRPr="000D5B68">
        <w:rPr>
          <w:i/>
          <w:iCs/>
          <w:lang w:val="en-US"/>
        </w:rPr>
        <w:t>Flanker task.</w:t>
      </w:r>
      <w:r>
        <w:rPr>
          <w:i/>
          <w:iCs/>
          <w:lang w:val="en-US"/>
        </w:rPr>
        <w:t xml:space="preserve"> </w:t>
      </w:r>
      <w:r w:rsidRPr="000D5B68">
        <w:rPr>
          <w:lang w:val="en-US"/>
        </w:rPr>
        <w:t>In the Flanker task, an arrow pointing either to the left or to the right is presented at the center of the screen, and participants have to determine the direction of the arrow using the corresponding left or right key</w:t>
      </w:r>
      <w:r>
        <w:rPr>
          <w:lang w:val="en-US"/>
        </w:rPr>
        <w:t xml:space="preserve"> on the keyboard</w:t>
      </w:r>
      <w:r w:rsidRPr="000D5B68">
        <w:rPr>
          <w:lang w:val="en-US"/>
        </w:rPr>
        <w:t xml:space="preserve">. This central arrow is flanked either by arrows pointing to the same direction (congruent condition), the opposite direction (incongruent condition), or by straight lines (neutral condition). Participants started with 18 </w:t>
      </w:r>
      <w:r w:rsidRPr="000D5B68">
        <w:rPr>
          <w:lang w:val="en-US"/>
        </w:rPr>
        <w:lastRenderedPageBreak/>
        <w:t xml:space="preserve">training trials, six in each condition. There were four experimental blocks, each consisting </w:t>
      </w:r>
      <w:r w:rsidR="00EE49BF">
        <w:rPr>
          <w:lang w:val="en-US"/>
        </w:rPr>
        <w:t>of</w:t>
      </w:r>
      <w:r w:rsidRPr="000D5B68">
        <w:rPr>
          <w:lang w:val="en-US"/>
        </w:rPr>
        <w:t xml:space="preserve"> 46 congruent trials, 46 incongruent trials and 46 neutral trials (see Hedge et al., 2018</w:t>
      </w:r>
      <w:r>
        <w:rPr>
          <w:lang w:val="en-US"/>
        </w:rPr>
        <w:t>,</w:t>
      </w:r>
      <w:r w:rsidRPr="000D5B68">
        <w:rPr>
          <w:lang w:val="en-US"/>
        </w:rPr>
        <w:t xml:space="preserve"> regarding the selection of trial number in this task).</w:t>
      </w:r>
    </w:p>
    <w:p w14:paraId="3B270918" w14:textId="543CFA35" w:rsidR="003A1764" w:rsidRPr="000D5B68" w:rsidRDefault="000D5B68" w:rsidP="000D5B68">
      <w:pPr>
        <w:spacing w:line="480" w:lineRule="auto"/>
        <w:ind w:firstLine="708"/>
        <w:rPr>
          <w:lang w:val="en-US"/>
        </w:rPr>
      </w:pPr>
      <w:r w:rsidRPr="000D5B68">
        <w:rPr>
          <w:i/>
          <w:iCs/>
          <w:lang w:val="en-US"/>
        </w:rPr>
        <w:t>Simon task.</w:t>
      </w:r>
      <w:r>
        <w:rPr>
          <w:i/>
          <w:iCs/>
          <w:lang w:val="en-US"/>
        </w:rPr>
        <w:t xml:space="preserve"> </w:t>
      </w:r>
      <w:r w:rsidR="00EE49BF" w:rsidRPr="00EE49BF">
        <w:rPr>
          <w:lang w:val="en-US"/>
        </w:rPr>
        <w:t xml:space="preserve">In the Simon task, participants started with a familiarization phase of 40 trials. During this phase, a blue (50% of trials) or red circle appeared in the center of the screen. Participants had to press a key on the left hand side of the keyboard upon seeing a blue circle and on the right hand side upon seeing a red circle. They were asked to </w:t>
      </w:r>
      <w:r w:rsidR="00EE49BF">
        <w:rPr>
          <w:lang w:val="en-US"/>
        </w:rPr>
        <w:t>respond</w:t>
      </w:r>
      <w:r w:rsidR="00EE49BF" w:rsidRPr="00EE49BF">
        <w:rPr>
          <w:lang w:val="en-US"/>
        </w:rPr>
        <w:t xml:space="preserve"> as quickly as possible. The familiarization phase was followed by a practice phase with 56 trials. A trial started by the presentation of a fixation cross located at the center of the screen for 500ms. Then a blue or red circle appeared either on the left-hand or right-hand side of the fixation cross. Trials with the blue circle appearing on the left-hand side or with a red circle appearing on the right hand side are called congruent trials, because the position of the circle and the correct response key are on the same side. Conversely, trials where the blue circle appears on the right-hand side or a red circle on the left-hand side are called incongruent trials. During this practice phase, there were 42 congruent trials (21 blue and 21 red circles), and 12 incongruent trials (6 blue and 6 red circles). After the practice phase, participants performed the same task in two experimental blocks of 120 trials each, with 90 congruent trials and 30 incongruent trials (see </w:t>
      </w:r>
      <w:proofErr w:type="spellStart"/>
      <w:r w:rsidR="00EE49BF" w:rsidRPr="00EE49BF">
        <w:rPr>
          <w:lang w:val="en-US"/>
        </w:rPr>
        <w:t>Wöstmann</w:t>
      </w:r>
      <w:proofErr w:type="spellEnd"/>
      <w:r w:rsidR="00EE49BF" w:rsidRPr="00EE49BF">
        <w:rPr>
          <w:lang w:val="en-US"/>
        </w:rPr>
        <w:t xml:space="preserve"> et al., 2013</w:t>
      </w:r>
      <w:r w:rsidR="00EE49BF">
        <w:rPr>
          <w:lang w:val="en-US"/>
        </w:rPr>
        <w:t xml:space="preserve">, </w:t>
      </w:r>
      <w:r w:rsidR="00EE49BF" w:rsidRPr="00EE49BF">
        <w:rPr>
          <w:lang w:val="en-US"/>
        </w:rPr>
        <w:t>on the selection of the number of trials).</w:t>
      </w:r>
    </w:p>
    <w:p w14:paraId="546D593D" w14:textId="7BB7920B" w:rsidR="00F277EF" w:rsidRDefault="00F277EF" w:rsidP="00F277EF">
      <w:pPr>
        <w:spacing w:line="480" w:lineRule="auto"/>
        <w:ind w:firstLine="708"/>
        <w:rPr>
          <w:lang w:val="en-US"/>
        </w:rPr>
      </w:pPr>
      <w:r w:rsidRPr="00F35F92">
        <w:rPr>
          <w:i/>
          <w:iCs/>
          <w:lang w:val="en-US"/>
        </w:rPr>
        <w:t>Conjunctive continuous performance task.</w:t>
      </w:r>
      <w:r>
        <w:rPr>
          <w:lang w:val="en-US"/>
        </w:rPr>
        <w:t xml:space="preserve"> In this task, participants see</w:t>
      </w:r>
      <w:r w:rsidRPr="00491282">
        <w:rPr>
          <w:lang w:val="en-US"/>
        </w:rPr>
        <w:t xml:space="preserve"> a flow </w:t>
      </w:r>
      <w:r>
        <w:rPr>
          <w:lang w:val="en-US"/>
        </w:rPr>
        <w:t>of</w:t>
      </w:r>
      <w:r w:rsidRPr="00491282">
        <w:rPr>
          <w:lang w:val="en-US"/>
        </w:rPr>
        <w:t xml:space="preserve"> visual symbol</w:t>
      </w:r>
      <w:r>
        <w:rPr>
          <w:lang w:val="en-US"/>
        </w:rPr>
        <w:t>s</w:t>
      </w:r>
      <w:r w:rsidRPr="00491282">
        <w:rPr>
          <w:lang w:val="en-US"/>
        </w:rPr>
        <w:t xml:space="preserve"> </w:t>
      </w:r>
      <w:r>
        <w:rPr>
          <w:lang w:val="en-US"/>
        </w:rPr>
        <w:t xml:space="preserve">that </w:t>
      </w:r>
      <w:r w:rsidRPr="00491282">
        <w:rPr>
          <w:lang w:val="en-US"/>
        </w:rPr>
        <w:t>vary in shapes (i.e. square</w:t>
      </w:r>
      <w:r>
        <w:rPr>
          <w:lang w:val="en-US"/>
        </w:rPr>
        <w:t>s</w:t>
      </w:r>
      <w:r w:rsidRPr="00491282">
        <w:rPr>
          <w:lang w:val="en-US"/>
        </w:rPr>
        <w:t>, triangle</w:t>
      </w:r>
      <w:r>
        <w:rPr>
          <w:lang w:val="en-US"/>
        </w:rPr>
        <w:t>s</w:t>
      </w:r>
      <w:r w:rsidRPr="00491282">
        <w:rPr>
          <w:lang w:val="en-US"/>
        </w:rPr>
        <w:t>, star</w:t>
      </w:r>
      <w:r>
        <w:rPr>
          <w:lang w:val="en-US"/>
        </w:rPr>
        <w:t>s</w:t>
      </w:r>
      <w:r w:rsidRPr="00491282">
        <w:rPr>
          <w:lang w:val="en-US"/>
        </w:rPr>
        <w:t>, circle</w:t>
      </w:r>
      <w:r>
        <w:rPr>
          <w:lang w:val="en-US"/>
        </w:rPr>
        <w:t>s</w:t>
      </w:r>
      <w:r w:rsidRPr="00491282">
        <w:rPr>
          <w:lang w:val="en-US"/>
        </w:rPr>
        <w:t xml:space="preserve">) and in color (i.e. blue, green, red, yellow). </w:t>
      </w:r>
      <w:r>
        <w:rPr>
          <w:lang w:val="en-US"/>
        </w:rPr>
        <w:t>Participants must</w:t>
      </w:r>
      <w:r w:rsidRPr="00491282">
        <w:rPr>
          <w:lang w:val="en-US"/>
        </w:rPr>
        <w:t xml:space="preserve"> press a button as soon as they see a red square. We followed the procedure </w:t>
      </w:r>
      <w:r>
        <w:rPr>
          <w:lang w:val="en-US"/>
        </w:rPr>
        <w:t>outlined</w:t>
      </w:r>
      <w:r w:rsidRPr="00491282">
        <w:rPr>
          <w:lang w:val="en-US"/>
        </w:rPr>
        <w:t xml:space="preserve"> in Shalev et al. (2011)</w:t>
      </w:r>
      <w:r w:rsidR="00FA04A1">
        <w:rPr>
          <w:lang w:val="en-US"/>
        </w:rPr>
        <w:t>. The task</w:t>
      </w:r>
      <w:r w:rsidRPr="00491282">
        <w:rPr>
          <w:lang w:val="en-US"/>
        </w:rPr>
        <w:t xml:space="preserve"> included 320 trials</w:t>
      </w:r>
      <w:r w:rsidR="00FA04A1">
        <w:rPr>
          <w:lang w:val="en-US"/>
        </w:rPr>
        <w:t>:</w:t>
      </w:r>
      <w:r w:rsidRPr="00491282">
        <w:rPr>
          <w:lang w:val="en-US"/>
        </w:rPr>
        <w:t xml:space="preserve"> 30% of trials </w:t>
      </w:r>
      <w:r w:rsidR="00FA04A1">
        <w:rPr>
          <w:lang w:val="en-US"/>
        </w:rPr>
        <w:t>contained</w:t>
      </w:r>
      <w:r w:rsidRPr="00491282">
        <w:rPr>
          <w:lang w:val="en-US"/>
        </w:rPr>
        <w:t xml:space="preserve"> the target (i.e.</w:t>
      </w:r>
      <w:r w:rsidR="00FA04A1">
        <w:rPr>
          <w:lang w:val="en-US"/>
        </w:rPr>
        <w:t>,</w:t>
      </w:r>
      <w:r w:rsidRPr="00491282">
        <w:rPr>
          <w:lang w:val="en-US"/>
        </w:rPr>
        <w:t xml:space="preserve"> the red square)</w:t>
      </w:r>
      <w:r w:rsidR="00FA04A1">
        <w:rPr>
          <w:lang w:val="en-US"/>
        </w:rPr>
        <w:t>;</w:t>
      </w:r>
      <w:r w:rsidRPr="00491282">
        <w:rPr>
          <w:lang w:val="en-US"/>
        </w:rPr>
        <w:t xml:space="preserve"> </w:t>
      </w:r>
      <w:r w:rsidR="00FA04A1">
        <w:rPr>
          <w:lang w:val="en-US"/>
        </w:rPr>
        <w:t xml:space="preserve">17.5% of trials contained </w:t>
      </w:r>
      <w:r w:rsidRPr="00491282">
        <w:rPr>
          <w:lang w:val="en-US"/>
        </w:rPr>
        <w:t>red</w:t>
      </w:r>
      <w:r w:rsidR="00FA04A1">
        <w:rPr>
          <w:lang w:val="en-US"/>
        </w:rPr>
        <w:t>,</w:t>
      </w:r>
      <w:r w:rsidRPr="00491282">
        <w:rPr>
          <w:lang w:val="en-US"/>
        </w:rPr>
        <w:t xml:space="preserve"> non</w:t>
      </w:r>
      <w:r w:rsidR="00FA04A1">
        <w:rPr>
          <w:lang w:val="en-US"/>
        </w:rPr>
        <w:t>-</w:t>
      </w:r>
      <w:r w:rsidRPr="00491282">
        <w:rPr>
          <w:lang w:val="en-US"/>
        </w:rPr>
        <w:t>square symbols</w:t>
      </w:r>
      <w:r w:rsidR="00FA04A1">
        <w:rPr>
          <w:lang w:val="en-US"/>
        </w:rPr>
        <w:t xml:space="preserve">; </w:t>
      </w:r>
      <w:r w:rsidR="00FA04A1" w:rsidRPr="00491282">
        <w:rPr>
          <w:lang w:val="en-US"/>
        </w:rPr>
        <w:t xml:space="preserve">17.5% of trials </w:t>
      </w:r>
      <w:r w:rsidR="00FA04A1">
        <w:rPr>
          <w:lang w:val="en-US"/>
        </w:rPr>
        <w:t xml:space="preserve">contained </w:t>
      </w:r>
      <w:r w:rsidRPr="00491282">
        <w:rPr>
          <w:lang w:val="en-US"/>
        </w:rPr>
        <w:t>square</w:t>
      </w:r>
      <w:r w:rsidR="00FA04A1">
        <w:rPr>
          <w:lang w:val="en-US"/>
        </w:rPr>
        <w:t>,</w:t>
      </w:r>
      <w:r w:rsidRPr="00491282">
        <w:rPr>
          <w:lang w:val="en-US"/>
        </w:rPr>
        <w:t xml:space="preserve"> non</w:t>
      </w:r>
      <w:r w:rsidR="00FA04A1">
        <w:rPr>
          <w:lang w:val="en-US"/>
        </w:rPr>
        <w:t>-</w:t>
      </w:r>
      <w:r w:rsidRPr="00491282">
        <w:rPr>
          <w:lang w:val="en-US"/>
        </w:rPr>
        <w:t>red symbols</w:t>
      </w:r>
      <w:r w:rsidR="00FA04A1">
        <w:rPr>
          <w:lang w:val="en-US"/>
        </w:rPr>
        <w:t xml:space="preserve">, </w:t>
      </w:r>
      <w:r w:rsidRPr="00491282">
        <w:rPr>
          <w:lang w:val="en-US"/>
        </w:rPr>
        <w:t xml:space="preserve">and </w:t>
      </w:r>
      <w:r w:rsidR="00FA04A1">
        <w:rPr>
          <w:lang w:val="en-US"/>
        </w:rPr>
        <w:t xml:space="preserve">the remainder of the trials contained </w:t>
      </w:r>
      <w:r w:rsidRPr="00491282">
        <w:rPr>
          <w:lang w:val="en-US"/>
        </w:rPr>
        <w:lastRenderedPageBreak/>
        <w:t xml:space="preserve">non-red and non-square symbols. The inter-trial interval ranged from 1000 </w:t>
      </w:r>
      <w:proofErr w:type="spellStart"/>
      <w:r w:rsidRPr="00491282">
        <w:rPr>
          <w:lang w:val="en-US"/>
        </w:rPr>
        <w:t>ms</w:t>
      </w:r>
      <w:proofErr w:type="spellEnd"/>
      <w:r w:rsidRPr="00491282">
        <w:rPr>
          <w:lang w:val="en-US"/>
        </w:rPr>
        <w:t xml:space="preserve"> to 2500 </w:t>
      </w:r>
      <w:proofErr w:type="spellStart"/>
      <w:r w:rsidRPr="00491282">
        <w:rPr>
          <w:lang w:val="en-US"/>
        </w:rPr>
        <w:t>ms</w:t>
      </w:r>
      <w:proofErr w:type="spellEnd"/>
      <w:r w:rsidRPr="00491282">
        <w:rPr>
          <w:lang w:val="en-US"/>
        </w:rPr>
        <w:t>, by step</w:t>
      </w:r>
      <w:r w:rsidR="00FA04A1">
        <w:rPr>
          <w:lang w:val="en-US"/>
        </w:rPr>
        <w:t>s</w:t>
      </w:r>
      <w:r w:rsidRPr="00491282">
        <w:rPr>
          <w:lang w:val="en-US"/>
        </w:rPr>
        <w:t xml:space="preserve"> of 500 </w:t>
      </w:r>
      <w:proofErr w:type="spellStart"/>
      <w:r w:rsidRPr="00491282">
        <w:rPr>
          <w:lang w:val="en-US"/>
        </w:rPr>
        <w:t>ms.</w:t>
      </w:r>
      <w:proofErr w:type="spellEnd"/>
      <w:r w:rsidRPr="00491282">
        <w:rPr>
          <w:lang w:val="en-US"/>
        </w:rPr>
        <w:t xml:space="preserve"> </w:t>
      </w:r>
    </w:p>
    <w:p w14:paraId="6394A81F" w14:textId="51B21047" w:rsidR="003A1764" w:rsidRPr="00491282" w:rsidRDefault="003A1764" w:rsidP="00FA04A1">
      <w:pPr>
        <w:spacing w:line="480" w:lineRule="auto"/>
        <w:ind w:firstLine="708"/>
        <w:rPr>
          <w:lang w:val="en-US"/>
        </w:rPr>
      </w:pPr>
      <w:r w:rsidRPr="00F35F92">
        <w:rPr>
          <w:i/>
          <w:iCs/>
          <w:lang w:val="en-US"/>
        </w:rPr>
        <w:t>C</w:t>
      </w:r>
      <w:r w:rsidR="00F35F92" w:rsidRPr="00F35F92">
        <w:rPr>
          <w:i/>
          <w:iCs/>
          <w:lang w:val="en-US"/>
        </w:rPr>
        <w:t>ontinuous time expectancy task</w:t>
      </w:r>
      <w:r w:rsidR="00F35F92">
        <w:rPr>
          <w:lang w:val="en-US"/>
        </w:rPr>
        <w:t>.</w:t>
      </w:r>
      <w:r>
        <w:rPr>
          <w:lang w:val="en-US"/>
        </w:rPr>
        <w:t xml:space="preserve"> </w:t>
      </w:r>
      <w:r w:rsidR="00FA04A1">
        <w:rPr>
          <w:lang w:val="en-US"/>
        </w:rPr>
        <w:t xml:space="preserve">For this task, participants saw visual patterns and were asked to identify a pattern that was presented for a longer duration than the others (see Figure X). </w:t>
      </w:r>
      <w:r w:rsidRPr="00491282">
        <w:rPr>
          <w:lang w:val="en-US"/>
        </w:rPr>
        <w:t xml:space="preserve">We used four visual patterns, as in O'Connell et al. (2009). The standard duration in our task was set </w:t>
      </w:r>
      <w:r w:rsidR="00FA04A1">
        <w:rPr>
          <w:lang w:val="en-US"/>
        </w:rPr>
        <w:t>to</w:t>
      </w:r>
      <w:r w:rsidRPr="00491282">
        <w:rPr>
          <w:lang w:val="en-US"/>
        </w:rPr>
        <w:t xml:space="preserve"> 800ms, </w:t>
      </w:r>
      <w:r w:rsidR="00FA04A1">
        <w:rPr>
          <w:lang w:val="en-US"/>
        </w:rPr>
        <w:t>and</w:t>
      </w:r>
      <w:r w:rsidRPr="00491282">
        <w:rPr>
          <w:lang w:val="en-US"/>
        </w:rPr>
        <w:t xml:space="preserve"> the target duration was set </w:t>
      </w:r>
      <w:r w:rsidR="00FA04A1">
        <w:rPr>
          <w:lang w:val="en-US"/>
        </w:rPr>
        <w:t>to</w:t>
      </w:r>
      <w:r w:rsidRPr="00491282">
        <w:rPr>
          <w:lang w:val="en-US"/>
        </w:rPr>
        <w:t xml:space="preserve"> 1300ms. The procedure started </w:t>
      </w:r>
      <w:r w:rsidR="00FA04A1">
        <w:rPr>
          <w:lang w:val="en-US"/>
        </w:rPr>
        <w:t>with</w:t>
      </w:r>
      <w:r w:rsidRPr="00491282">
        <w:rPr>
          <w:lang w:val="en-US"/>
        </w:rPr>
        <w:t xml:space="preserve"> a familiarization block, followed by a training </w:t>
      </w:r>
      <w:r w:rsidR="00FA04A1">
        <w:rPr>
          <w:lang w:val="en-US"/>
        </w:rPr>
        <w:t>block</w:t>
      </w:r>
      <w:r w:rsidRPr="00491282">
        <w:rPr>
          <w:lang w:val="en-US"/>
        </w:rPr>
        <w:t>, and ended with a single experimental block. During the familiarization block, 32 patterns appeared one by one on the screen. Four of these patterns were target patterns, while the other ones were standard pattern</w:t>
      </w:r>
      <w:r w:rsidR="00FA04A1">
        <w:rPr>
          <w:lang w:val="en-US"/>
        </w:rPr>
        <w:t>s</w:t>
      </w:r>
      <w:r w:rsidRPr="00491282">
        <w:rPr>
          <w:lang w:val="en-US"/>
        </w:rPr>
        <w:t>. Participants had to detect the target</w:t>
      </w:r>
      <w:r w:rsidR="00FA04A1">
        <w:rPr>
          <w:lang w:val="en-US"/>
        </w:rPr>
        <w:t xml:space="preserve"> patterns</w:t>
      </w:r>
      <w:r w:rsidRPr="00491282">
        <w:rPr>
          <w:lang w:val="en-US"/>
        </w:rPr>
        <w:t xml:space="preserve"> </w:t>
      </w:r>
      <w:r w:rsidR="00FA04A1">
        <w:rPr>
          <w:lang w:val="en-US"/>
        </w:rPr>
        <w:t>but were not asked to respond</w:t>
      </w:r>
      <w:r w:rsidRPr="00491282">
        <w:rPr>
          <w:lang w:val="en-US"/>
        </w:rPr>
        <w:t xml:space="preserve">. </w:t>
      </w:r>
      <w:commentRangeStart w:id="32"/>
      <w:commentRangeStart w:id="33"/>
      <w:r w:rsidR="00FA04A1">
        <w:rPr>
          <w:lang w:val="en-US"/>
        </w:rPr>
        <w:t>A</w:t>
      </w:r>
      <w:commentRangeEnd w:id="32"/>
      <w:r w:rsidR="000D5B68">
        <w:rPr>
          <w:rStyle w:val="Kommentarzeichen"/>
        </w:rPr>
        <w:commentReference w:id="32"/>
      </w:r>
      <w:commentRangeEnd w:id="33"/>
      <w:r w:rsidR="00122B4C">
        <w:rPr>
          <w:rStyle w:val="Kommentarzeichen"/>
          <w:rFonts w:asciiTheme="minorHAnsi" w:eastAsiaTheme="minorHAnsi" w:hAnsiTheme="minorHAnsi" w:cstheme="minorBidi"/>
          <w:lang w:eastAsia="en-US"/>
        </w:rPr>
        <w:commentReference w:id="33"/>
      </w:r>
      <w:r w:rsidR="00FA04A1">
        <w:rPr>
          <w:lang w:val="en-US"/>
        </w:rPr>
        <w:t xml:space="preserve"> t</w:t>
      </w:r>
      <w:r w:rsidRPr="00491282">
        <w:rPr>
          <w:lang w:val="en-US"/>
        </w:rPr>
        <w:t xml:space="preserve">raining block followed only if participants reported that, during the familiarization block, they noticed some patterns (the target) lasting longer than the other ones. During the training block, they were instructed to press the space bar as soon as they noticed a target. There were 24 trials and among them, 3 targets. If participants were unable to detect the </w:t>
      </w:r>
      <w:r w:rsidR="00FA04A1">
        <w:rPr>
          <w:lang w:val="en-US"/>
        </w:rPr>
        <w:t>three</w:t>
      </w:r>
      <w:r w:rsidRPr="00491282">
        <w:rPr>
          <w:lang w:val="en-US"/>
        </w:rPr>
        <w:t xml:space="preserve"> targets during the training block, they had to perform it again until the</w:t>
      </w:r>
      <w:r w:rsidR="00FA04A1">
        <w:rPr>
          <w:lang w:val="en-US"/>
        </w:rPr>
        <w:t>y were able to detect</w:t>
      </w:r>
      <w:r w:rsidRPr="00491282">
        <w:rPr>
          <w:lang w:val="en-US"/>
        </w:rPr>
        <w:t xml:space="preserve"> every target. The experimental block consisted in 674 trials, with 84 targets. Distances between two deviant trials ranged from 4 to 10 trials, </w:t>
      </w:r>
      <w:commentRangeStart w:id="34"/>
      <w:r w:rsidRPr="00FA04A1">
        <w:rPr>
          <w:highlight w:val="yellow"/>
          <w:lang w:val="en-US"/>
        </w:rPr>
        <w:t>with 12 trials for each of these numbers</w:t>
      </w:r>
      <w:commentRangeEnd w:id="34"/>
      <w:r w:rsidR="00122B4C">
        <w:rPr>
          <w:rStyle w:val="Kommentarzeichen"/>
          <w:rFonts w:asciiTheme="minorHAnsi" w:eastAsiaTheme="minorHAnsi" w:hAnsiTheme="minorHAnsi" w:cstheme="minorBidi"/>
          <w:lang w:eastAsia="en-US"/>
        </w:rPr>
        <w:commentReference w:id="34"/>
      </w:r>
      <w:r w:rsidRPr="00491282">
        <w:rPr>
          <w:lang w:val="en-US"/>
        </w:rPr>
        <w:t>. Following the presentation of a target, participants had</w:t>
      </w:r>
      <w:r w:rsidR="00FA04A1">
        <w:rPr>
          <w:lang w:val="en-US"/>
        </w:rPr>
        <w:t xml:space="preserve"> to provide an answer within</w:t>
      </w:r>
      <w:r w:rsidRPr="00491282">
        <w:rPr>
          <w:lang w:val="en-US"/>
        </w:rPr>
        <w:t xml:space="preserve"> 700ms</w:t>
      </w:r>
      <w:r w:rsidR="00FA04A1">
        <w:rPr>
          <w:lang w:val="en-US"/>
        </w:rPr>
        <w:t>.</w:t>
      </w:r>
    </w:p>
    <w:p w14:paraId="0E8B656F" w14:textId="77777777" w:rsidR="003A1764" w:rsidRPr="003A1764" w:rsidRDefault="003A1764" w:rsidP="003A1764">
      <w:pPr>
        <w:spacing w:line="480" w:lineRule="auto"/>
        <w:ind w:firstLine="708"/>
        <w:rPr>
          <w:lang w:val="en-US"/>
        </w:rPr>
      </w:pPr>
    </w:p>
    <w:p w14:paraId="2A4509E6" w14:textId="1B87026D" w:rsidR="0054285D" w:rsidRDefault="0054285D" w:rsidP="00D62D73">
      <w:pPr>
        <w:spacing w:line="480" w:lineRule="auto"/>
        <w:rPr>
          <w:b/>
          <w:bCs/>
          <w:lang w:val="en-US"/>
        </w:rPr>
      </w:pPr>
      <w:r>
        <w:rPr>
          <w:b/>
          <w:bCs/>
          <w:lang w:val="en-US"/>
        </w:rPr>
        <w:t>Analys</w:t>
      </w:r>
      <w:r w:rsidR="00060695">
        <w:rPr>
          <w:b/>
          <w:bCs/>
          <w:lang w:val="en-US"/>
        </w:rPr>
        <w:t>es</w:t>
      </w:r>
    </w:p>
    <w:p w14:paraId="5897B42B" w14:textId="4578C546" w:rsidR="00090A21" w:rsidRDefault="00090A21" w:rsidP="00D62D73">
      <w:pPr>
        <w:spacing w:line="480" w:lineRule="auto"/>
        <w:rPr>
          <w:b/>
          <w:bCs/>
          <w:i/>
          <w:iCs/>
          <w:lang w:val="en-US"/>
        </w:rPr>
      </w:pPr>
      <w:commentRangeStart w:id="35"/>
      <w:r w:rsidRPr="00090A21">
        <w:rPr>
          <w:b/>
          <w:bCs/>
          <w:i/>
          <w:iCs/>
          <w:lang w:val="en-US"/>
        </w:rPr>
        <w:t>Measures of cognitive skills</w:t>
      </w:r>
    </w:p>
    <w:p w14:paraId="2C5E5B76" w14:textId="06A56E53" w:rsidR="00F304E2" w:rsidRPr="00F277EF" w:rsidRDefault="00090A21" w:rsidP="00D62D73">
      <w:pPr>
        <w:spacing w:line="480" w:lineRule="auto"/>
        <w:rPr>
          <w:lang w:val="en-US"/>
        </w:rPr>
      </w:pPr>
      <w:commentRangeStart w:id="36"/>
      <w:r w:rsidRPr="00F277EF">
        <w:rPr>
          <w:i/>
          <w:iCs/>
          <w:highlight w:val="yellow"/>
          <w:lang w:val="en-US"/>
        </w:rPr>
        <w:t>Span tasks.</w:t>
      </w:r>
      <w:r w:rsidR="00F277EF" w:rsidRPr="00F277EF">
        <w:rPr>
          <w:i/>
          <w:iCs/>
          <w:highlight w:val="yellow"/>
          <w:lang w:val="en-US"/>
        </w:rPr>
        <w:t xml:space="preserve"> </w:t>
      </w:r>
      <w:r w:rsidR="00F277EF" w:rsidRPr="00F277EF">
        <w:rPr>
          <w:highlight w:val="yellow"/>
          <w:lang w:val="en-US"/>
        </w:rPr>
        <w:t>For each span task, we computed a partial unit score (Conway et al., 2005).</w:t>
      </w:r>
    </w:p>
    <w:p w14:paraId="58F484F5" w14:textId="5148EF51" w:rsidR="00F304E2" w:rsidRPr="00F304E2" w:rsidRDefault="00F304E2" w:rsidP="00D62D73">
      <w:pPr>
        <w:spacing w:line="480" w:lineRule="auto"/>
        <w:rPr>
          <w:lang w:val="en-US"/>
        </w:rPr>
      </w:pPr>
      <w:r w:rsidRPr="00F304E2">
        <w:rPr>
          <w:i/>
          <w:iCs/>
          <w:lang w:val="en-US"/>
        </w:rPr>
        <w:t>Inhibition tasks</w:t>
      </w:r>
      <w:r>
        <w:rPr>
          <w:i/>
          <w:iCs/>
          <w:lang w:val="en-US"/>
        </w:rPr>
        <w:t>.</w:t>
      </w:r>
      <w:r w:rsidR="00F277EF">
        <w:rPr>
          <w:i/>
          <w:iCs/>
          <w:lang w:val="en-US"/>
        </w:rPr>
        <w:t xml:space="preserve"> </w:t>
      </w:r>
      <w:r>
        <w:rPr>
          <w:lang w:val="en-US"/>
        </w:rPr>
        <w:t xml:space="preserve">For the Simon and Flanker tasks, we calculated a reaction time cost score for each participant. To do this, we subtracted the mean of the congruent trials from the incongruent trials for trials on which the participant responded correctly. </w:t>
      </w:r>
      <w:r w:rsidR="00EE49BF" w:rsidRPr="00EE49BF">
        <w:rPr>
          <w:highlight w:val="yellow"/>
          <w:lang w:val="en-US"/>
        </w:rPr>
        <w:t xml:space="preserve">For the stop signal reaction time task, we computed the stop signal reaction time using the integration method </w:t>
      </w:r>
      <w:r w:rsidR="00EE49BF" w:rsidRPr="00EE49BF">
        <w:rPr>
          <w:highlight w:val="yellow"/>
          <w:lang w:val="en-US"/>
        </w:rPr>
        <w:lastRenderedPageBreak/>
        <w:t>(</w:t>
      </w:r>
      <w:proofErr w:type="spellStart"/>
      <w:r w:rsidR="00EE49BF" w:rsidRPr="00EE49BF">
        <w:rPr>
          <w:highlight w:val="yellow"/>
          <w:lang w:val="en-US"/>
        </w:rPr>
        <w:t>Verbruggen</w:t>
      </w:r>
      <w:proofErr w:type="spellEnd"/>
      <w:r w:rsidR="00EE49BF" w:rsidRPr="00EE49BF">
        <w:rPr>
          <w:highlight w:val="yellow"/>
          <w:lang w:val="en-US"/>
        </w:rPr>
        <w:t xml:space="preserve"> et al., 2013) for each experimental block, and computed the mean of the stop signal reaction time over the three experimental blocks for each participant.</w:t>
      </w:r>
      <w:commentRangeEnd w:id="36"/>
      <w:r w:rsidR="00494997">
        <w:rPr>
          <w:rStyle w:val="Kommentarzeichen"/>
          <w:rFonts w:asciiTheme="minorHAnsi" w:eastAsiaTheme="minorHAnsi" w:hAnsiTheme="minorHAnsi" w:cstheme="minorBidi"/>
          <w:lang w:eastAsia="en-US"/>
        </w:rPr>
        <w:commentReference w:id="36"/>
      </w:r>
    </w:p>
    <w:p w14:paraId="4534EFFD" w14:textId="6FF013B9" w:rsidR="00090A21" w:rsidRDefault="00F304E2" w:rsidP="00D62D73">
      <w:pPr>
        <w:spacing w:line="480" w:lineRule="auto"/>
        <w:rPr>
          <w:lang w:val="en-US"/>
        </w:rPr>
      </w:pPr>
      <w:r>
        <w:rPr>
          <w:i/>
          <w:iCs/>
          <w:lang w:val="en-US"/>
        </w:rPr>
        <w:t>Attention tasks.</w:t>
      </w:r>
      <w:r w:rsidR="00F277EF">
        <w:rPr>
          <w:i/>
          <w:iCs/>
          <w:lang w:val="en-US"/>
        </w:rPr>
        <w:t xml:space="preserve"> </w:t>
      </w:r>
      <w:r>
        <w:rPr>
          <w:lang w:val="en-US"/>
        </w:rPr>
        <w:t>For both attention tasks (conjunctive continuous performance and continuous time expectancy), we computed each participant’s hit rate, or the number of targets divided by the number of responses</w:t>
      </w:r>
      <w:r w:rsidR="00F277EF">
        <w:rPr>
          <w:lang w:val="en-US"/>
        </w:rPr>
        <w:t xml:space="preserve"> given when </w:t>
      </w:r>
      <w:r>
        <w:rPr>
          <w:lang w:val="en-US"/>
        </w:rPr>
        <w:t>the targets</w:t>
      </w:r>
      <w:r w:rsidR="00F277EF">
        <w:rPr>
          <w:lang w:val="en-US"/>
        </w:rPr>
        <w:t xml:space="preserve"> were presented</w:t>
      </w:r>
      <w:r>
        <w:rPr>
          <w:lang w:val="en-US"/>
        </w:rPr>
        <w:t>.</w:t>
      </w:r>
      <w:commentRangeEnd w:id="35"/>
      <w:r w:rsidR="00060695">
        <w:rPr>
          <w:rStyle w:val="Kommentarzeichen"/>
          <w:rFonts w:asciiTheme="minorHAnsi" w:eastAsiaTheme="minorHAnsi" w:hAnsiTheme="minorHAnsi" w:cstheme="minorBidi"/>
          <w:lang w:eastAsia="en-US"/>
        </w:rPr>
        <w:commentReference w:id="35"/>
      </w:r>
    </w:p>
    <w:p w14:paraId="4BD1ECE0" w14:textId="77777777" w:rsidR="001465EA" w:rsidRDefault="001465EA" w:rsidP="00D62D73">
      <w:pPr>
        <w:spacing w:line="480" w:lineRule="auto"/>
        <w:rPr>
          <w:b/>
          <w:bCs/>
          <w:i/>
          <w:iCs/>
          <w:lang w:val="en-US"/>
        </w:rPr>
      </w:pPr>
    </w:p>
    <w:p w14:paraId="461A7E33" w14:textId="55BFB215" w:rsidR="0054285D" w:rsidRDefault="00F304E2" w:rsidP="0054285D">
      <w:pPr>
        <w:spacing w:line="480" w:lineRule="auto"/>
        <w:rPr>
          <w:lang w:val="en-US"/>
        </w:rPr>
      </w:pPr>
      <w:r>
        <w:rPr>
          <w:lang w:val="en-US"/>
        </w:rPr>
        <w:t>To derive measure</w:t>
      </w:r>
      <w:r w:rsidR="00B82B1F">
        <w:rPr>
          <w:lang w:val="en-US"/>
        </w:rPr>
        <w:t>s</w:t>
      </w:r>
      <w:r>
        <w:rPr>
          <w:lang w:val="en-US"/>
        </w:rPr>
        <w:t xml:space="preserve"> </w:t>
      </w:r>
      <w:r w:rsidR="00B82B1F">
        <w:rPr>
          <w:lang w:val="en-US"/>
        </w:rPr>
        <w:t xml:space="preserve">of word production speed, we estimated ex-gaussian parameters of each participant’s response time distribution, following previous work (Shao et al., 2013; </w:t>
      </w:r>
      <w:proofErr w:type="spellStart"/>
      <w:r w:rsidR="00B82B1F">
        <w:rPr>
          <w:lang w:val="en-US"/>
        </w:rPr>
        <w:t>Jongman</w:t>
      </w:r>
      <w:proofErr w:type="spellEnd"/>
      <w:r w:rsidR="00B82B1F">
        <w:rPr>
          <w:lang w:val="en-US"/>
        </w:rPr>
        <w:t xml:space="preserve"> et al., 2015a, 2015b). An ex-gaussian distribution often provides a good fit to reaction time data and is composed of three parameters</w:t>
      </w:r>
      <w:r w:rsidR="00B82B1F" w:rsidRPr="00515494">
        <w:rPr>
          <w:lang w:val="en-US"/>
        </w:rPr>
        <w:t xml:space="preserve">: </w:t>
      </w:r>
      <w:r w:rsidR="00B82B1F" w:rsidRPr="00515494">
        <w:rPr>
          <w:lang w:val="en-US"/>
        </w:rPr>
        <w:sym w:font="Symbol" w:char="F06D"/>
      </w:r>
      <w:r w:rsidR="00B82B1F" w:rsidRPr="00515494">
        <w:rPr>
          <w:lang w:val="en-US"/>
        </w:rPr>
        <w:t xml:space="preserve">, </w:t>
      </w:r>
      <w:r w:rsidR="00B82B1F" w:rsidRPr="00515494">
        <w:rPr>
          <w:lang w:val="en-US"/>
        </w:rPr>
        <w:sym w:font="Symbol" w:char="F073"/>
      </w:r>
      <w:r w:rsidR="00B82B1F" w:rsidRPr="00515494">
        <w:rPr>
          <w:lang w:val="en-US"/>
        </w:rPr>
        <w:t xml:space="preserve">, and </w:t>
      </w:r>
      <w:r w:rsidR="00B82B1F" w:rsidRPr="00515494">
        <w:rPr>
          <w:lang w:val="en-US"/>
        </w:rPr>
        <w:sym w:font="Symbol" w:char="F074"/>
      </w:r>
      <w:r w:rsidR="00B82B1F" w:rsidRPr="00515494">
        <w:rPr>
          <w:lang w:val="en-US"/>
        </w:rPr>
        <w:t xml:space="preserve">. The </w:t>
      </w:r>
      <w:r w:rsidR="00B82B1F" w:rsidRPr="00515494">
        <w:rPr>
          <w:lang w:val="en-US"/>
        </w:rPr>
        <w:sym w:font="Symbol" w:char="F06D"/>
      </w:r>
      <w:r w:rsidR="00B82B1F" w:rsidRPr="00515494">
        <w:rPr>
          <w:lang w:val="en-US"/>
        </w:rPr>
        <w:t xml:space="preserve"> and </w:t>
      </w:r>
      <w:r w:rsidR="00B82B1F" w:rsidRPr="00515494">
        <w:rPr>
          <w:lang w:val="en-US"/>
        </w:rPr>
        <w:sym w:font="Symbol" w:char="F073"/>
      </w:r>
      <w:r w:rsidR="00B82B1F" w:rsidRPr="00515494">
        <w:rPr>
          <w:lang w:val="en-US"/>
        </w:rPr>
        <w:t xml:space="preserve"> parameters represent the mean and standard deviation of the Gaussian portion of the distribution, respectively, and the </w:t>
      </w:r>
      <w:r w:rsidR="00B82B1F" w:rsidRPr="00515494">
        <w:rPr>
          <w:lang w:val="en-US"/>
        </w:rPr>
        <w:sym w:font="Symbol" w:char="F074"/>
      </w:r>
      <w:r w:rsidR="00B82B1F" w:rsidRPr="00515494">
        <w:rPr>
          <w:lang w:val="en-US"/>
        </w:rPr>
        <w:t xml:space="preserve"> parameter represents the mean and standard deviation of the exponential part of the distribution</w:t>
      </w:r>
      <w:r w:rsidR="00B82B1F">
        <w:rPr>
          <w:lang w:val="en-US"/>
        </w:rPr>
        <w:t xml:space="preserve"> </w:t>
      </w:r>
      <w:r w:rsidR="00B82B1F" w:rsidRPr="00515494">
        <w:rPr>
          <w:lang w:val="en-US"/>
        </w:rPr>
        <w:t>(</w:t>
      </w:r>
      <w:proofErr w:type="spellStart"/>
      <w:r w:rsidR="00B82B1F" w:rsidRPr="00515494">
        <w:rPr>
          <w:lang w:val="en-US"/>
        </w:rPr>
        <w:t>Balota</w:t>
      </w:r>
      <w:proofErr w:type="spellEnd"/>
      <w:r w:rsidR="00B82B1F" w:rsidRPr="00515494">
        <w:rPr>
          <w:lang w:val="en-US"/>
        </w:rPr>
        <w:t xml:space="preserve"> &amp; Yap, 2011; </w:t>
      </w:r>
      <w:proofErr w:type="spellStart"/>
      <w:r w:rsidR="00B82B1F" w:rsidRPr="00515494">
        <w:rPr>
          <w:lang w:val="en-US"/>
        </w:rPr>
        <w:t>Tse</w:t>
      </w:r>
      <w:proofErr w:type="spellEnd"/>
      <w:r w:rsidR="00B82B1F" w:rsidRPr="00515494">
        <w:rPr>
          <w:lang w:val="en-US"/>
        </w:rPr>
        <w:t xml:space="preserve"> et al., 2010). The </w:t>
      </w:r>
      <w:r w:rsidR="00B82B1F" w:rsidRPr="00515494">
        <w:rPr>
          <w:lang w:val="en-US"/>
        </w:rPr>
        <w:sym w:font="Symbol" w:char="F074"/>
      </w:r>
      <w:r w:rsidR="00B82B1F" w:rsidRPr="00515494">
        <w:rPr>
          <w:lang w:val="en-US"/>
        </w:rPr>
        <w:t xml:space="preserve"> parameter can be understood </w:t>
      </w:r>
      <w:r w:rsidR="00B82B1F">
        <w:rPr>
          <w:lang w:val="en-US"/>
        </w:rPr>
        <w:t xml:space="preserve">conceptually </w:t>
      </w:r>
      <w:r w:rsidR="00B82B1F" w:rsidRPr="00515494">
        <w:rPr>
          <w:lang w:val="en-US"/>
        </w:rPr>
        <w:t xml:space="preserve">as the proportion of abnormally slow responses, or the </w:t>
      </w:r>
      <w:r w:rsidR="00B82B1F">
        <w:rPr>
          <w:lang w:val="en-US"/>
        </w:rPr>
        <w:t xml:space="preserve">right </w:t>
      </w:r>
      <w:r w:rsidR="00B82B1F" w:rsidRPr="00515494">
        <w:rPr>
          <w:lang w:val="en-US"/>
        </w:rPr>
        <w:t>tail of the reaction time distribution.</w:t>
      </w:r>
      <w:r w:rsidR="00B82B1F">
        <w:rPr>
          <w:lang w:val="en-US"/>
        </w:rPr>
        <w:t xml:space="preserve"> We estimated ex-gaussian parameters for each participant separately using the </w:t>
      </w:r>
      <w:proofErr w:type="spellStart"/>
      <w:r w:rsidR="00B82B1F">
        <w:rPr>
          <w:lang w:val="en-US"/>
        </w:rPr>
        <w:t>mexgauss</w:t>
      </w:r>
      <w:proofErr w:type="spellEnd"/>
      <w:r w:rsidR="00B82B1F">
        <w:rPr>
          <w:lang w:val="en-US"/>
        </w:rPr>
        <w:t>() function in the retimes package (</w:t>
      </w:r>
      <w:proofErr w:type="spellStart"/>
      <w:r w:rsidR="006D0C52" w:rsidRPr="006D0C52">
        <w:rPr>
          <w:lang w:val="en-US"/>
        </w:rPr>
        <w:t>Massidda</w:t>
      </w:r>
      <w:proofErr w:type="spellEnd"/>
      <w:r w:rsidR="006D0C52">
        <w:rPr>
          <w:lang w:val="en-US"/>
        </w:rPr>
        <w:t xml:space="preserve">, </w:t>
      </w:r>
      <w:r w:rsidR="006D0C52" w:rsidRPr="006D0C52">
        <w:rPr>
          <w:lang w:val="en-US"/>
        </w:rPr>
        <w:t>2013</w:t>
      </w:r>
      <w:r w:rsidR="00B82B1F">
        <w:rPr>
          <w:lang w:val="en-US"/>
        </w:rPr>
        <w:t xml:space="preserve">) in R (R Core Team, 2021). We then tested for correlations between the ex-gaussian parameters and measures of cognitive skills. </w:t>
      </w:r>
      <w:r w:rsidR="0054285D">
        <w:rPr>
          <w:lang w:val="en-US"/>
        </w:rPr>
        <w:t xml:space="preserve">We acknowledge that this approach leads to a number of statistical tests being done, which can inflate Type I error rates. However, because we do not know which cognitive tests these relationships will generalize to, it is important to fully explore these relationships. Therefore we view Experiment 1 as an exploratory endeavor, in which we will first pinpoint plausible extensions of the relationships found previously in the literature by reporting correlations without correcting for multiple comparisons. </w:t>
      </w:r>
      <w:r w:rsidR="008A6582">
        <w:rPr>
          <w:lang w:val="en-US"/>
        </w:rPr>
        <w:t>We will replicate relationships found in</w:t>
      </w:r>
      <w:r w:rsidR="0054285D">
        <w:rPr>
          <w:lang w:val="en-US"/>
        </w:rPr>
        <w:t xml:space="preserve"> Experiment 1 in a confirmatory manner in Experiment 2. </w:t>
      </w:r>
      <w:r w:rsidR="00B82B1F">
        <w:rPr>
          <w:lang w:val="en-US"/>
        </w:rPr>
        <w:t xml:space="preserve">All analyses were performed in R (R Core Team, 2021), and preprocessed data and analysis scripts are publicly available in the OSF repository at </w:t>
      </w:r>
      <w:r w:rsidR="00B82B1F" w:rsidRPr="00B82B1F">
        <w:rPr>
          <w:highlight w:val="yellow"/>
          <w:lang w:val="en-US"/>
        </w:rPr>
        <w:t>(insert OSF address)</w:t>
      </w:r>
      <w:r w:rsidR="00B82B1F">
        <w:rPr>
          <w:lang w:val="en-US"/>
        </w:rPr>
        <w:t xml:space="preserve">. </w:t>
      </w:r>
    </w:p>
    <w:p w14:paraId="1C4CB723" w14:textId="77777777" w:rsidR="0054285D" w:rsidRDefault="0054285D" w:rsidP="00D62D73">
      <w:pPr>
        <w:spacing w:line="480" w:lineRule="auto"/>
        <w:rPr>
          <w:b/>
          <w:bCs/>
          <w:lang w:val="en-US"/>
        </w:rPr>
      </w:pPr>
    </w:p>
    <w:p w14:paraId="651AE9BE" w14:textId="484973B3" w:rsidR="00D62D73" w:rsidRDefault="00D62D73" w:rsidP="00D62D73">
      <w:pPr>
        <w:spacing w:line="480" w:lineRule="auto"/>
        <w:jc w:val="center"/>
        <w:rPr>
          <w:b/>
          <w:bCs/>
          <w:lang w:val="en-US"/>
        </w:rPr>
      </w:pPr>
      <w:r>
        <w:rPr>
          <w:b/>
          <w:bCs/>
          <w:lang w:val="en-US"/>
        </w:rPr>
        <w:t>Results</w:t>
      </w:r>
    </w:p>
    <w:p w14:paraId="2A147B4B" w14:textId="1603337B" w:rsidR="00CE6419" w:rsidRPr="00CE6419" w:rsidRDefault="00CE6419" w:rsidP="00D62D73">
      <w:pPr>
        <w:spacing w:line="480" w:lineRule="auto"/>
        <w:rPr>
          <w:b/>
          <w:bCs/>
          <w:lang w:val="en-US"/>
        </w:rPr>
      </w:pPr>
      <w:r w:rsidRPr="00CE6419">
        <w:rPr>
          <w:b/>
          <w:bCs/>
          <w:lang w:val="en-US"/>
        </w:rPr>
        <w:t>Descriptive statistics</w:t>
      </w:r>
    </w:p>
    <w:p w14:paraId="44E865EE" w14:textId="7920F546" w:rsidR="00D62D73" w:rsidRPr="00CE6419" w:rsidRDefault="00D62D73" w:rsidP="00D62D73">
      <w:pPr>
        <w:spacing w:line="480" w:lineRule="auto"/>
        <w:rPr>
          <w:lang w:val="en-US"/>
        </w:rPr>
      </w:pPr>
      <w:r w:rsidRPr="00D62D73">
        <w:rPr>
          <w:lang w:val="en-US"/>
        </w:rPr>
        <w:t>We fir</w:t>
      </w:r>
      <w:r>
        <w:rPr>
          <w:lang w:val="en-US"/>
        </w:rPr>
        <w:t xml:space="preserve">st calculated descriptive statistics (mean and standard deviation) of all of the cognitive measures to determine whether there is a sufficient amount of variability among participants to obtain meaningful correlations with each of the measures. In Table </w:t>
      </w:r>
      <w:r w:rsidR="001465EA">
        <w:rPr>
          <w:lang w:val="en-US"/>
        </w:rPr>
        <w:t>X</w:t>
      </w:r>
      <w:r>
        <w:rPr>
          <w:lang w:val="en-US"/>
        </w:rPr>
        <w:t xml:space="preserve"> we report the mean and standard deviation of each of the measures, and a histogram of the scores can be seen in Figure X. </w:t>
      </w:r>
      <w:r w:rsidR="00CE6419">
        <w:rPr>
          <w:lang w:val="en-US"/>
        </w:rPr>
        <w:t>Visual inspection of the histograms suggests a ceiling effect for the conjunctive continuous performance task, which is confirmed by the descriptive statistics (</w:t>
      </w:r>
      <w:r w:rsidR="00CE6419">
        <w:rPr>
          <w:i/>
          <w:iCs/>
          <w:lang w:val="en-US"/>
        </w:rPr>
        <w:t xml:space="preserve">M </w:t>
      </w:r>
      <w:r w:rsidR="00CE6419">
        <w:rPr>
          <w:lang w:val="en-US"/>
        </w:rPr>
        <w:t xml:space="preserve">= 1.00, </w:t>
      </w:r>
      <w:r w:rsidR="00CE6419" w:rsidRPr="00CE6419">
        <w:rPr>
          <w:i/>
          <w:iCs/>
          <w:lang w:val="en-US"/>
        </w:rPr>
        <w:t>SD</w:t>
      </w:r>
      <w:r w:rsidR="00CE6419">
        <w:rPr>
          <w:i/>
          <w:iCs/>
          <w:lang w:val="en-US"/>
        </w:rPr>
        <w:t xml:space="preserve"> </w:t>
      </w:r>
      <w:r w:rsidR="00CE6419">
        <w:rPr>
          <w:lang w:val="en-US"/>
        </w:rPr>
        <w:t>= .01). Due to this ceiling effect, we would not expect to be able to find meaningful correlations with this measure, so we do not consider it in any further analyses. All other measures seem to have a sufficient spread of scores to use in further analyses.</w:t>
      </w:r>
    </w:p>
    <w:tbl>
      <w:tblPr>
        <w:tblW w:w="8940" w:type="dxa"/>
        <w:tblCellMar>
          <w:top w:w="15" w:type="dxa"/>
          <w:left w:w="15" w:type="dxa"/>
          <w:bottom w:w="15" w:type="dxa"/>
          <w:right w:w="15" w:type="dxa"/>
        </w:tblCellMar>
        <w:tblLook w:val="04A0" w:firstRow="1" w:lastRow="0" w:firstColumn="1" w:lastColumn="0" w:noHBand="0" w:noVBand="1"/>
      </w:tblPr>
      <w:tblGrid>
        <w:gridCol w:w="6411"/>
        <w:gridCol w:w="1349"/>
        <w:gridCol w:w="1180"/>
      </w:tblGrid>
      <w:tr w:rsidR="00D62D73" w:rsidRPr="005A4459" w14:paraId="6A9E65DC" w14:textId="77777777" w:rsidTr="00D62D7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AF59CD" w14:textId="77777777" w:rsidR="00D62D73" w:rsidRPr="005A4459" w:rsidRDefault="00D62D73" w:rsidP="00D62D73">
            <w:pPr>
              <w:spacing w:after="315"/>
              <w:contextualSpacing/>
              <w:rPr>
                <w:rFonts w:ascii="Source Sans Pro" w:hAnsi="Source Sans Pro"/>
                <w:b/>
                <w:bCs/>
                <w:color w:val="333333"/>
                <w:sz w:val="20"/>
                <w:szCs w:val="20"/>
                <w:lang w:val="en-US"/>
              </w:rPr>
            </w:pPr>
            <w:r w:rsidRPr="005A4459">
              <w:rPr>
                <w:rFonts w:ascii="Source Sans Pro" w:hAnsi="Source Sans Pro"/>
                <w:b/>
                <w:bCs/>
                <w:color w:val="333333"/>
                <w:sz w:val="20"/>
                <w:szCs w:val="20"/>
                <w:lang w:val="en-US"/>
              </w:rPr>
              <w:t>Measure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414D8D9" w14:textId="0C6FD6B0" w:rsidR="00D62D73" w:rsidRPr="005A4459" w:rsidRDefault="00CE6419" w:rsidP="00D62D73">
            <w:pPr>
              <w:spacing w:after="315"/>
              <w:contextualSpacing/>
              <w:jc w:val="right"/>
              <w:rPr>
                <w:rFonts w:ascii="Source Sans Pro" w:hAnsi="Source Sans Pro"/>
                <w:b/>
                <w:bCs/>
                <w:color w:val="333333"/>
                <w:sz w:val="20"/>
                <w:szCs w:val="20"/>
                <w:lang w:val="en-US"/>
              </w:rPr>
            </w:pPr>
            <w:r w:rsidRPr="005A4459">
              <w:rPr>
                <w:rFonts w:ascii="Source Sans Pro" w:hAnsi="Source Sans Pro"/>
                <w:b/>
                <w:bCs/>
                <w:color w:val="333333"/>
                <w:sz w:val="20"/>
                <w:szCs w:val="20"/>
                <w:lang w:val="en-US"/>
              </w:rPr>
              <w:t>M</w:t>
            </w:r>
            <w:r w:rsidR="00D62D73" w:rsidRPr="005A4459">
              <w:rPr>
                <w:rFonts w:ascii="Source Sans Pro" w:hAnsi="Source Sans Pro"/>
                <w:b/>
                <w:bCs/>
                <w:color w:val="333333"/>
                <w:sz w:val="20"/>
                <w:szCs w:val="20"/>
                <w:lang w:val="en-US"/>
              </w:rPr>
              <w:t>ean</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CFF2B1" w14:textId="71E8A76B" w:rsidR="00D62D73" w:rsidRPr="005A4459" w:rsidRDefault="00CE6419" w:rsidP="00D62D73">
            <w:pPr>
              <w:spacing w:after="315"/>
              <w:contextualSpacing/>
              <w:jc w:val="right"/>
              <w:rPr>
                <w:rFonts w:ascii="Source Sans Pro" w:hAnsi="Source Sans Pro"/>
                <w:b/>
                <w:bCs/>
                <w:color w:val="333333"/>
                <w:sz w:val="20"/>
                <w:szCs w:val="20"/>
                <w:lang w:val="en-US"/>
              </w:rPr>
            </w:pPr>
            <w:r w:rsidRPr="005A4459">
              <w:rPr>
                <w:rFonts w:ascii="Source Sans Pro" w:hAnsi="Source Sans Pro"/>
                <w:b/>
                <w:bCs/>
                <w:color w:val="333333"/>
                <w:sz w:val="20"/>
                <w:szCs w:val="20"/>
                <w:lang w:val="en-US"/>
              </w:rPr>
              <w:t>SD</w:t>
            </w:r>
          </w:p>
        </w:tc>
      </w:tr>
      <w:tr w:rsidR="00D62D73" w:rsidRPr="005A4459" w14:paraId="265A989E"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59B6A8E6" w14:textId="4D6B163F"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Conjunctive continuous performance task</w:t>
            </w:r>
          </w:p>
        </w:tc>
        <w:tc>
          <w:tcPr>
            <w:tcW w:w="0" w:type="auto"/>
            <w:tcBorders>
              <w:top w:val="single" w:sz="6" w:space="0" w:color="DDDDDD"/>
            </w:tcBorders>
            <w:shd w:val="clear" w:color="auto" w:fill="auto"/>
            <w:tcMar>
              <w:top w:w="120" w:type="dxa"/>
              <w:left w:w="120" w:type="dxa"/>
              <w:bottom w:w="120" w:type="dxa"/>
              <w:right w:w="120" w:type="dxa"/>
            </w:tcMar>
            <w:hideMark/>
          </w:tcPr>
          <w:p w14:paraId="4F7A62AF"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1.00</w:t>
            </w:r>
          </w:p>
        </w:tc>
        <w:tc>
          <w:tcPr>
            <w:tcW w:w="0" w:type="auto"/>
            <w:tcBorders>
              <w:top w:val="single" w:sz="6" w:space="0" w:color="DDDDDD"/>
            </w:tcBorders>
            <w:shd w:val="clear" w:color="auto" w:fill="auto"/>
            <w:tcMar>
              <w:top w:w="120" w:type="dxa"/>
              <w:left w:w="120" w:type="dxa"/>
              <w:bottom w:w="120" w:type="dxa"/>
              <w:right w:w="120" w:type="dxa"/>
            </w:tcMar>
            <w:hideMark/>
          </w:tcPr>
          <w:p w14:paraId="2528B954"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0.01</w:t>
            </w:r>
          </w:p>
        </w:tc>
      </w:tr>
      <w:tr w:rsidR="00D62D73" w:rsidRPr="005A4459" w14:paraId="62F0C621"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7C9DBBB6" w14:textId="24CCB8E2"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Continuous time expectancy task</w:t>
            </w:r>
          </w:p>
        </w:tc>
        <w:tc>
          <w:tcPr>
            <w:tcW w:w="0" w:type="auto"/>
            <w:tcBorders>
              <w:top w:val="single" w:sz="6" w:space="0" w:color="DDDDDD"/>
            </w:tcBorders>
            <w:shd w:val="clear" w:color="auto" w:fill="auto"/>
            <w:tcMar>
              <w:top w:w="120" w:type="dxa"/>
              <w:left w:w="120" w:type="dxa"/>
              <w:bottom w:w="120" w:type="dxa"/>
              <w:right w:w="120" w:type="dxa"/>
            </w:tcMar>
            <w:hideMark/>
          </w:tcPr>
          <w:p w14:paraId="4A373EE9"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0.82</w:t>
            </w:r>
          </w:p>
        </w:tc>
        <w:tc>
          <w:tcPr>
            <w:tcW w:w="0" w:type="auto"/>
            <w:tcBorders>
              <w:top w:val="single" w:sz="6" w:space="0" w:color="DDDDDD"/>
            </w:tcBorders>
            <w:shd w:val="clear" w:color="auto" w:fill="auto"/>
            <w:tcMar>
              <w:top w:w="120" w:type="dxa"/>
              <w:left w:w="120" w:type="dxa"/>
              <w:bottom w:w="120" w:type="dxa"/>
              <w:right w:w="120" w:type="dxa"/>
            </w:tcMar>
            <w:hideMark/>
          </w:tcPr>
          <w:p w14:paraId="44754BFB"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0.15</w:t>
            </w:r>
          </w:p>
        </w:tc>
      </w:tr>
      <w:tr w:rsidR="00D62D73" w:rsidRPr="005A4459" w14:paraId="24EA33EF"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49EDDA0C" w14:textId="77B1EE45"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Flanker RT cost (congruent-incongruent)</w:t>
            </w:r>
          </w:p>
        </w:tc>
        <w:tc>
          <w:tcPr>
            <w:tcW w:w="0" w:type="auto"/>
            <w:tcBorders>
              <w:top w:val="single" w:sz="6" w:space="0" w:color="DDDDDD"/>
            </w:tcBorders>
            <w:shd w:val="clear" w:color="auto" w:fill="auto"/>
            <w:tcMar>
              <w:top w:w="120" w:type="dxa"/>
              <w:left w:w="120" w:type="dxa"/>
              <w:bottom w:w="120" w:type="dxa"/>
              <w:right w:w="120" w:type="dxa"/>
            </w:tcMar>
            <w:hideMark/>
          </w:tcPr>
          <w:p w14:paraId="44D2D414"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63.47</w:t>
            </w:r>
          </w:p>
        </w:tc>
        <w:tc>
          <w:tcPr>
            <w:tcW w:w="0" w:type="auto"/>
            <w:tcBorders>
              <w:top w:val="single" w:sz="6" w:space="0" w:color="DDDDDD"/>
            </w:tcBorders>
            <w:shd w:val="clear" w:color="auto" w:fill="auto"/>
            <w:tcMar>
              <w:top w:w="120" w:type="dxa"/>
              <w:left w:w="120" w:type="dxa"/>
              <w:bottom w:w="120" w:type="dxa"/>
              <w:right w:w="120" w:type="dxa"/>
            </w:tcMar>
            <w:hideMark/>
          </w:tcPr>
          <w:p w14:paraId="671ED54F"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21.73</w:t>
            </w:r>
          </w:p>
        </w:tc>
      </w:tr>
      <w:tr w:rsidR="00D62D73" w:rsidRPr="005A4459" w14:paraId="391D4CBB"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47D71172" w14:textId="127897AE"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Operation Span</w:t>
            </w:r>
          </w:p>
        </w:tc>
        <w:tc>
          <w:tcPr>
            <w:tcW w:w="0" w:type="auto"/>
            <w:tcBorders>
              <w:top w:val="single" w:sz="6" w:space="0" w:color="DDDDDD"/>
            </w:tcBorders>
            <w:shd w:val="clear" w:color="auto" w:fill="auto"/>
            <w:tcMar>
              <w:top w:w="120" w:type="dxa"/>
              <w:left w:w="120" w:type="dxa"/>
              <w:bottom w:w="120" w:type="dxa"/>
              <w:right w:w="120" w:type="dxa"/>
            </w:tcMar>
            <w:hideMark/>
          </w:tcPr>
          <w:p w14:paraId="20C5100B"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0.75</w:t>
            </w:r>
          </w:p>
        </w:tc>
        <w:tc>
          <w:tcPr>
            <w:tcW w:w="0" w:type="auto"/>
            <w:tcBorders>
              <w:top w:val="single" w:sz="6" w:space="0" w:color="DDDDDD"/>
            </w:tcBorders>
            <w:shd w:val="clear" w:color="auto" w:fill="auto"/>
            <w:tcMar>
              <w:top w:w="120" w:type="dxa"/>
              <w:left w:w="120" w:type="dxa"/>
              <w:bottom w:w="120" w:type="dxa"/>
              <w:right w:w="120" w:type="dxa"/>
            </w:tcMar>
            <w:hideMark/>
          </w:tcPr>
          <w:p w14:paraId="4305305E"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0.16</w:t>
            </w:r>
          </w:p>
        </w:tc>
      </w:tr>
      <w:tr w:rsidR="00D62D73" w:rsidRPr="005A4459" w14:paraId="2196416B"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34157FD2" w14:textId="55DBDA1C"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Rotation Span</w:t>
            </w:r>
          </w:p>
        </w:tc>
        <w:tc>
          <w:tcPr>
            <w:tcW w:w="0" w:type="auto"/>
            <w:tcBorders>
              <w:top w:val="single" w:sz="6" w:space="0" w:color="DDDDDD"/>
            </w:tcBorders>
            <w:shd w:val="clear" w:color="auto" w:fill="auto"/>
            <w:tcMar>
              <w:top w:w="120" w:type="dxa"/>
              <w:left w:w="120" w:type="dxa"/>
              <w:bottom w:w="120" w:type="dxa"/>
              <w:right w:w="120" w:type="dxa"/>
            </w:tcMar>
            <w:hideMark/>
          </w:tcPr>
          <w:p w14:paraId="37D5659E"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0.77</w:t>
            </w:r>
          </w:p>
        </w:tc>
        <w:tc>
          <w:tcPr>
            <w:tcW w:w="0" w:type="auto"/>
            <w:tcBorders>
              <w:top w:val="single" w:sz="6" w:space="0" w:color="DDDDDD"/>
            </w:tcBorders>
            <w:shd w:val="clear" w:color="auto" w:fill="auto"/>
            <w:tcMar>
              <w:top w:w="120" w:type="dxa"/>
              <w:left w:w="120" w:type="dxa"/>
              <w:bottom w:w="120" w:type="dxa"/>
              <w:right w:w="120" w:type="dxa"/>
            </w:tcMar>
            <w:hideMark/>
          </w:tcPr>
          <w:p w14:paraId="10A83F6F"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0.15</w:t>
            </w:r>
          </w:p>
        </w:tc>
      </w:tr>
      <w:tr w:rsidR="00D62D73" w:rsidRPr="005A4459" w14:paraId="2F33E87F"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1C587346" w14:textId="0044C93D"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Simon RT cost (congruent-incongruent)</w:t>
            </w:r>
          </w:p>
        </w:tc>
        <w:tc>
          <w:tcPr>
            <w:tcW w:w="0" w:type="auto"/>
            <w:tcBorders>
              <w:top w:val="single" w:sz="6" w:space="0" w:color="DDDDDD"/>
            </w:tcBorders>
            <w:shd w:val="clear" w:color="auto" w:fill="auto"/>
            <w:tcMar>
              <w:top w:w="120" w:type="dxa"/>
              <w:left w:w="120" w:type="dxa"/>
              <w:bottom w:w="120" w:type="dxa"/>
              <w:right w:w="120" w:type="dxa"/>
            </w:tcMar>
            <w:hideMark/>
          </w:tcPr>
          <w:p w14:paraId="084B1043"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63.95</w:t>
            </w:r>
          </w:p>
        </w:tc>
        <w:tc>
          <w:tcPr>
            <w:tcW w:w="0" w:type="auto"/>
            <w:tcBorders>
              <w:top w:val="single" w:sz="6" w:space="0" w:color="DDDDDD"/>
            </w:tcBorders>
            <w:shd w:val="clear" w:color="auto" w:fill="auto"/>
            <w:tcMar>
              <w:top w:w="120" w:type="dxa"/>
              <w:left w:w="120" w:type="dxa"/>
              <w:bottom w:w="120" w:type="dxa"/>
              <w:right w:w="120" w:type="dxa"/>
            </w:tcMar>
            <w:hideMark/>
          </w:tcPr>
          <w:p w14:paraId="42BB86EC"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26.62</w:t>
            </w:r>
          </w:p>
        </w:tc>
      </w:tr>
      <w:tr w:rsidR="00D62D73" w:rsidRPr="005A4459" w14:paraId="5171B01A"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756B2507" w14:textId="40DF782A"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Stop signal reaction time task</w:t>
            </w:r>
          </w:p>
        </w:tc>
        <w:tc>
          <w:tcPr>
            <w:tcW w:w="0" w:type="auto"/>
            <w:tcBorders>
              <w:top w:val="single" w:sz="6" w:space="0" w:color="DDDDDD"/>
            </w:tcBorders>
            <w:shd w:val="clear" w:color="auto" w:fill="auto"/>
            <w:tcMar>
              <w:top w:w="120" w:type="dxa"/>
              <w:left w:w="120" w:type="dxa"/>
              <w:bottom w:w="120" w:type="dxa"/>
              <w:right w:w="120" w:type="dxa"/>
            </w:tcMar>
            <w:hideMark/>
          </w:tcPr>
          <w:p w14:paraId="2A787608"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207.41</w:t>
            </w:r>
          </w:p>
        </w:tc>
        <w:tc>
          <w:tcPr>
            <w:tcW w:w="0" w:type="auto"/>
            <w:tcBorders>
              <w:top w:val="single" w:sz="6" w:space="0" w:color="DDDDDD"/>
            </w:tcBorders>
            <w:shd w:val="clear" w:color="auto" w:fill="auto"/>
            <w:tcMar>
              <w:top w:w="120" w:type="dxa"/>
              <w:left w:w="120" w:type="dxa"/>
              <w:bottom w:w="120" w:type="dxa"/>
              <w:right w:w="120" w:type="dxa"/>
            </w:tcMar>
            <w:hideMark/>
          </w:tcPr>
          <w:p w14:paraId="6A54C760"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47.63</w:t>
            </w:r>
          </w:p>
        </w:tc>
      </w:tr>
      <w:tr w:rsidR="00D62D73" w:rsidRPr="005A4459" w14:paraId="3AA42FFD"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117DA373" w14:textId="76C40405"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Symmetry Span</w:t>
            </w:r>
          </w:p>
        </w:tc>
        <w:tc>
          <w:tcPr>
            <w:tcW w:w="0" w:type="auto"/>
            <w:tcBorders>
              <w:top w:val="single" w:sz="6" w:space="0" w:color="DDDDDD"/>
            </w:tcBorders>
            <w:shd w:val="clear" w:color="auto" w:fill="auto"/>
            <w:tcMar>
              <w:top w:w="120" w:type="dxa"/>
              <w:left w:w="120" w:type="dxa"/>
              <w:bottom w:w="120" w:type="dxa"/>
              <w:right w:w="120" w:type="dxa"/>
            </w:tcMar>
            <w:hideMark/>
          </w:tcPr>
          <w:p w14:paraId="1BF429A1"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0.73</w:t>
            </w:r>
          </w:p>
        </w:tc>
        <w:tc>
          <w:tcPr>
            <w:tcW w:w="0" w:type="auto"/>
            <w:tcBorders>
              <w:top w:val="single" w:sz="6" w:space="0" w:color="DDDDDD"/>
            </w:tcBorders>
            <w:shd w:val="clear" w:color="auto" w:fill="auto"/>
            <w:tcMar>
              <w:top w:w="120" w:type="dxa"/>
              <w:left w:w="120" w:type="dxa"/>
              <w:bottom w:w="120" w:type="dxa"/>
              <w:right w:w="120" w:type="dxa"/>
            </w:tcMar>
            <w:hideMark/>
          </w:tcPr>
          <w:p w14:paraId="00EDB778"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0.13</w:t>
            </w:r>
          </w:p>
        </w:tc>
      </w:tr>
    </w:tbl>
    <w:p w14:paraId="5DF12C5B" w14:textId="29A9826D" w:rsidR="00D62D73" w:rsidRPr="00D62D73" w:rsidRDefault="00D62D73" w:rsidP="00D62D73">
      <w:pPr>
        <w:spacing w:line="480" w:lineRule="auto"/>
        <w:rPr>
          <w:lang w:val="en-US"/>
        </w:rPr>
      </w:pPr>
      <w:r w:rsidRPr="00D62D73">
        <w:rPr>
          <w:lang w:val="en-US"/>
        </w:rPr>
        <w:t>Table</w:t>
      </w:r>
      <w:r>
        <w:rPr>
          <w:lang w:val="en-US"/>
        </w:rPr>
        <w:t xml:space="preserve"> </w:t>
      </w:r>
      <w:r w:rsidR="001465EA">
        <w:rPr>
          <w:lang w:val="en-US"/>
        </w:rPr>
        <w:t>X</w:t>
      </w:r>
      <w:r>
        <w:rPr>
          <w:lang w:val="en-US"/>
        </w:rPr>
        <w:t xml:space="preserve">. Mean and standard deviation of measures of cognitive skills. </w:t>
      </w:r>
    </w:p>
    <w:p w14:paraId="20F96E04" w14:textId="2771C903" w:rsidR="00D372C1" w:rsidRDefault="00D372C1" w:rsidP="00150C77">
      <w:pPr>
        <w:spacing w:line="480" w:lineRule="auto"/>
        <w:jc w:val="center"/>
        <w:rPr>
          <w:b/>
          <w:bCs/>
          <w:lang w:val="en-US"/>
        </w:rPr>
      </w:pPr>
    </w:p>
    <w:p w14:paraId="25E18CE9" w14:textId="2D8D567C" w:rsidR="00CE6419" w:rsidRDefault="00CE6419" w:rsidP="00CE6419">
      <w:pPr>
        <w:rPr>
          <w:lang w:val="en-US"/>
        </w:rPr>
      </w:pPr>
      <w:r>
        <w:rPr>
          <w:b/>
          <w:bCs/>
          <w:noProof/>
          <w:lang w:val="en-US" w:eastAsia="en-US"/>
        </w:rPr>
        <w:lastRenderedPageBreak/>
        <w:drawing>
          <wp:inline distT="0" distB="0" distL="0" distR="0" wp14:anchorId="590D96CE" wp14:editId="285E1237">
            <wp:extent cx="5760720" cy="3196590"/>
            <wp:effectExtent l="0" t="0" r="508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inline>
        </w:drawing>
      </w:r>
      <w:r w:rsidRPr="00CE6419">
        <w:rPr>
          <w:lang w:val="en-US"/>
        </w:rPr>
        <w:t>Figure X</w:t>
      </w:r>
      <w:r>
        <w:rPr>
          <w:lang w:val="en-US"/>
        </w:rPr>
        <w:t>. Histogram of scores for all cognitive measures. CCPT = conjunctive continuous performance task; CTET = c</w:t>
      </w:r>
      <w:r w:rsidRPr="00CE6419">
        <w:rPr>
          <w:lang w:val="en-US"/>
        </w:rPr>
        <w:t>ontinuous time expectancy task</w:t>
      </w:r>
      <w:r>
        <w:rPr>
          <w:lang w:val="en-US"/>
        </w:rPr>
        <w:t xml:space="preserve">; </w:t>
      </w:r>
      <w:proofErr w:type="spellStart"/>
      <w:r>
        <w:rPr>
          <w:lang w:val="en-US"/>
        </w:rPr>
        <w:t>Flanker_RT_cost</w:t>
      </w:r>
      <w:proofErr w:type="spellEnd"/>
      <w:r>
        <w:rPr>
          <w:lang w:val="en-US"/>
        </w:rPr>
        <w:t xml:space="preserve"> = mean reaction time of congruent – incongruent trials; </w:t>
      </w:r>
      <w:proofErr w:type="spellStart"/>
      <w:r>
        <w:rPr>
          <w:lang w:val="en-US"/>
        </w:rPr>
        <w:t>OSpan</w:t>
      </w:r>
      <w:proofErr w:type="spellEnd"/>
      <w:r>
        <w:rPr>
          <w:lang w:val="en-US"/>
        </w:rPr>
        <w:t xml:space="preserve"> = operation span; </w:t>
      </w:r>
      <w:proofErr w:type="spellStart"/>
      <w:r>
        <w:rPr>
          <w:lang w:val="en-US"/>
        </w:rPr>
        <w:t>RotSpan</w:t>
      </w:r>
      <w:proofErr w:type="spellEnd"/>
      <w:r>
        <w:rPr>
          <w:lang w:val="en-US"/>
        </w:rPr>
        <w:t xml:space="preserve"> = rotation span; </w:t>
      </w:r>
      <w:proofErr w:type="spellStart"/>
      <w:r>
        <w:rPr>
          <w:lang w:val="en-US"/>
        </w:rPr>
        <w:t>Simon_RT_cost</w:t>
      </w:r>
      <w:proofErr w:type="spellEnd"/>
      <w:r>
        <w:rPr>
          <w:lang w:val="en-US"/>
        </w:rPr>
        <w:t xml:space="preserve"> = mean reaction time of congruent – incongruent trials. SSRT = stop signal reaction time task; </w:t>
      </w:r>
      <w:proofErr w:type="spellStart"/>
      <w:r>
        <w:rPr>
          <w:lang w:val="en-US"/>
        </w:rPr>
        <w:t>SymSpan</w:t>
      </w:r>
      <w:proofErr w:type="spellEnd"/>
      <w:r>
        <w:rPr>
          <w:lang w:val="en-US"/>
        </w:rPr>
        <w:t xml:space="preserve"> = symmetry span.</w:t>
      </w:r>
    </w:p>
    <w:p w14:paraId="223BA309" w14:textId="64EA5324" w:rsidR="00CE6419" w:rsidRDefault="00CE6419" w:rsidP="00CE6419">
      <w:pPr>
        <w:rPr>
          <w:lang w:val="en-US"/>
        </w:rPr>
      </w:pPr>
    </w:p>
    <w:p w14:paraId="0C847D7C" w14:textId="51CEC155" w:rsidR="00CE6419" w:rsidRDefault="00CE6419" w:rsidP="00CE6419">
      <w:pPr>
        <w:rPr>
          <w:lang w:val="en-US"/>
        </w:rPr>
      </w:pPr>
    </w:p>
    <w:p w14:paraId="68094A2E" w14:textId="7036A224" w:rsidR="008360B2" w:rsidRDefault="00CE6419" w:rsidP="008360B2">
      <w:pPr>
        <w:spacing w:line="480" w:lineRule="auto"/>
        <w:rPr>
          <w:b/>
          <w:bCs/>
          <w:lang w:val="en-US"/>
        </w:rPr>
      </w:pPr>
      <w:r w:rsidRPr="00CE6419">
        <w:rPr>
          <w:b/>
          <w:bCs/>
          <w:lang w:val="en-US"/>
        </w:rPr>
        <w:t>Correlations among measures</w:t>
      </w:r>
    </w:p>
    <w:p w14:paraId="42039BBA" w14:textId="15A83196" w:rsidR="008360B2" w:rsidRDefault="00CE6419" w:rsidP="008360B2">
      <w:pPr>
        <w:spacing w:line="480" w:lineRule="auto"/>
        <w:rPr>
          <w:lang w:val="en-US"/>
        </w:rPr>
      </w:pPr>
      <w:r>
        <w:rPr>
          <w:lang w:val="en-US"/>
        </w:rPr>
        <w:t xml:space="preserve">Next, we report the correlations among all measures to </w:t>
      </w:r>
      <w:r w:rsidR="008360B2">
        <w:rPr>
          <w:lang w:val="en-US"/>
        </w:rPr>
        <w:t>determine</w:t>
      </w:r>
      <w:r>
        <w:rPr>
          <w:lang w:val="en-US"/>
        </w:rPr>
        <w:t xml:space="preserve"> whether </w:t>
      </w:r>
      <w:r w:rsidR="008360B2">
        <w:rPr>
          <w:lang w:val="en-US"/>
        </w:rPr>
        <w:t xml:space="preserve">the cognitive tests thought to measure similar constructs are correlated with each other. Based on previous literature, we expected to find correlations among the inhibition measures (Simon, Flanker, and SSRT tasks), attention measures (CCPT and CTET), and working memory measures (operation, symmetry, and rotation span tasks). However, some previous work has not found correlations among tasks thought to measure similar skills, such as inhibition (e.g., </w:t>
      </w:r>
      <w:proofErr w:type="spellStart"/>
      <w:r w:rsidR="008360B2">
        <w:rPr>
          <w:lang w:val="en-US"/>
        </w:rPr>
        <w:t>Paap</w:t>
      </w:r>
      <w:proofErr w:type="spellEnd"/>
      <w:r w:rsidR="008360B2">
        <w:rPr>
          <w:lang w:val="en-US"/>
        </w:rPr>
        <w:t xml:space="preserve"> &amp; </w:t>
      </w:r>
      <w:proofErr w:type="spellStart"/>
      <w:r w:rsidR="008360B2">
        <w:rPr>
          <w:lang w:val="en-US"/>
        </w:rPr>
        <w:t>Sawi</w:t>
      </w:r>
      <w:proofErr w:type="spellEnd"/>
      <w:r w:rsidR="008360B2">
        <w:rPr>
          <w:lang w:val="en-US"/>
        </w:rPr>
        <w:t xml:space="preserve">, 2014); therefore, we may see only weak or no correlations among these skills. Table </w:t>
      </w:r>
      <w:r w:rsidR="001465EA">
        <w:rPr>
          <w:lang w:val="en-US"/>
        </w:rPr>
        <w:t>X</w:t>
      </w:r>
      <w:r w:rsidR="008360B2">
        <w:rPr>
          <w:lang w:val="en-US"/>
        </w:rPr>
        <w:t xml:space="preserve"> reports correlations between all pairs of tasks</w:t>
      </w:r>
      <w:commentRangeStart w:id="37"/>
      <w:r w:rsidR="008360B2">
        <w:rPr>
          <w:lang w:val="en-US"/>
        </w:rPr>
        <w:t>. No significant correlations were found.</w:t>
      </w:r>
      <w:commentRangeEnd w:id="37"/>
      <w:r w:rsidR="00060695">
        <w:rPr>
          <w:rStyle w:val="Kommentarzeichen"/>
          <w:rFonts w:asciiTheme="minorHAnsi" w:eastAsiaTheme="minorHAnsi" w:hAnsiTheme="minorHAnsi" w:cstheme="minorBidi"/>
          <w:lang w:eastAsia="en-US"/>
        </w:rPr>
        <w:commentReference w:id="37"/>
      </w:r>
    </w:p>
    <w:p w14:paraId="291CE4BF" w14:textId="27A772C6" w:rsidR="008360B2" w:rsidRDefault="008360B2" w:rsidP="008360B2">
      <w:pPr>
        <w:spacing w:line="480" w:lineRule="auto"/>
        <w:rPr>
          <w:lang w:val="en-US"/>
        </w:rPr>
      </w:pPr>
      <w:r w:rsidRPr="008360B2">
        <w:rPr>
          <w:noProof/>
          <w:lang w:val="en-US" w:eastAsia="en-US"/>
        </w:rPr>
        <w:lastRenderedPageBreak/>
        <w:drawing>
          <wp:inline distT="0" distB="0" distL="0" distR="0" wp14:anchorId="5DEAD58B" wp14:editId="16D3DE89">
            <wp:extent cx="5760720" cy="2459355"/>
            <wp:effectExtent l="0" t="0" r="5080" b="4445"/>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13"/>
                    <a:stretch>
                      <a:fillRect/>
                    </a:stretch>
                  </pic:blipFill>
                  <pic:spPr>
                    <a:xfrm>
                      <a:off x="0" y="0"/>
                      <a:ext cx="5760720" cy="2459355"/>
                    </a:xfrm>
                    <a:prstGeom prst="rect">
                      <a:avLst/>
                    </a:prstGeom>
                  </pic:spPr>
                </pic:pic>
              </a:graphicData>
            </a:graphic>
          </wp:inline>
        </w:drawing>
      </w:r>
    </w:p>
    <w:p w14:paraId="5256AD8B" w14:textId="1FB20E2B" w:rsidR="008360B2" w:rsidRDefault="008360B2" w:rsidP="0008582E">
      <w:pPr>
        <w:rPr>
          <w:lang w:val="en-US"/>
        </w:rPr>
      </w:pPr>
      <w:r>
        <w:rPr>
          <w:lang w:val="en-US"/>
        </w:rPr>
        <w:t xml:space="preserve">Table </w:t>
      </w:r>
      <w:r w:rsidR="001465EA">
        <w:rPr>
          <w:lang w:val="en-US"/>
        </w:rPr>
        <w:t>X</w:t>
      </w:r>
      <w:r>
        <w:rPr>
          <w:lang w:val="en-US"/>
        </w:rPr>
        <w:t xml:space="preserve">. Correlations among cognitive skills. </w:t>
      </w:r>
      <w:r w:rsidR="0008582E">
        <w:rPr>
          <w:lang w:val="en-US"/>
        </w:rPr>
        <w:t xml:space="preserve">*Denotes a significant correlation at the p &lt; .05 level. </w:t>
      </w:r>
      <w:r>
        <w:rPr>
          <w:lang w:val="en-US"/>
        </w:rPr>
        <w:t xml:space="preserve">No significant correlations were found. </w:t>
      </w:r>
    </w:p>
    <w:p w14:paraId="1BDCE17E" w14:textId="4EE7BFCB" w:rsidR="0008582E" w:rsidRDefault="0008582E" w:rsidP="0008582E">
      <w:pPr>
        <w:rPr>
          <w:lang w:val="en-US"/>
        </w:rPr>
      </w:pPr>
    </w:p>
    <w:p w14:paraId="2BB5B759" w14:textId="7231E9BB" w:rsidR="00090A21" w:rsidRPr="00090A21" w:rsidRDefault="00090A21" w:rsidP="0008582E">
      <w:pPr>
        <w:rPr>
          <w:b/>
          <w:bCs/>
          <w:lang w:val="en-US"/>
        </w:rPr>
      </w:pPr>
      <w:r w:rsidRPr="00090A21">
        <w:rPr>
          <w:b/>
          <w:bCs/>
          <w:lang w:val="en-US"/>
        </w:rPr>
        <w:t>Correlations between cognitive skills and word production speed</w:t>
      </w:r>
    </w:p>
    <w:p w14:paraId="78C6A771" w14:textId="7FE08F8F" w:rsidR="00CE6419" w:rsidRDefault="00CE6419" w:rsidP="00CE6419">
      <w:pPr>
        <w:rPr>
          <w:b/>
          <w:bCs/>
          <w:lang w:val="en-US"/>
        </w:rPr>
      </w:pPr>
    </w:p>
    <w:p w14:paraId="64F05F0D" w14:textId="48A29D49" w:rsidR="00090A21" w:rsidRDefault="00717803" w:rsidP="00717803">
      <w:pPr>
        <w:spacing w:line="480" w:lineRule="auto"/>
        <w:rPr>
          <w:lang w:val="en-US"/>
        </w:rPr>
      </w:pPr>
      <w:r>
        <w:rPr>
          <w:lang w:val="en-US"/>
        </w:rPr>
        <w:t xml:space="preserve">The correlations between the ex-gaussian parameters and measures of cognitive skills can be found in Table 3. Only the continuous time expectancy task correlated with the </w:t>
      </w:r>
      <w:r w:rsidRPr="00515494">
        <w:rPr>
          <w:lang w:val="en-US"/>
        </w:rPr>
        <w:sym w:font="Symbol" w:char="F06D"/>
      </w:r>
      <w:r>
        <w:rPr>
          <w:lang w:val="en-US"/>
        </w:rPr>
        <w:t xml:space="preserve"> parameter (i.e., the mean)</w:t>
      </w:r>
      <w:r w:rsidR="00EE49BF">
        <w:rPr>
          <w:lang w:val="en-US"/>
        </w:rPr>
        <w:t xml:space="preserve"> suggesting that higher scores on the sustained attention task corresponded to faster naming speed. </w:t>
      </w:r>
      <w:r>
        <w:rPr>
          <w:lang w:val="en-US"/>
        </w:rPr>
        <w:t xml:space="preserve">No correlations were found between cognitive skills and tau (exponential). </w:t>
      </w:r>
    </w:p>
    <w:tbl>
      <w:tblPr>
        <w:tblW w:w="8222" w:type="dxa"/>
        <w:tblCellMar>
          <w:top w:w="15" w:type="dxa"/>
          <w:left w:w="15" w:type="dxa"/>
          <w:bottom w:w="15" w:type="dxa"/>
          <w:right w:w="15" w:type="dxa"/>
        </w:tblCellMar>
        <w:tblLook w:val="04A0" w:firstRow="1" w:lastRow="0" w:firstColumn="1" w:lastColumn="0" w:noHBand="0" w:noVBand="1"/>
      </w:tblPr>
      <w:tblGrid>
        <w:gridCol w:w="851"/>
        <w:gridCol w:w="1134"/>
        <w:gridCol w:w="1134"/>
        <w:gridCol w:w="850"/>
        <w:gridCol w:w="993"/>
        <w:gridCol w:w="1275"/>
        <w:gridCol w:w="1134"/>
        <w:gridCol w:w="851"/>
      </w:tblGrid>
      <w:tr w:rsidR="00681D03" w14:paraId="488BA7B6" w14:textId="77777777" w:rsidTr="00681D03">
        <w:trPr>
          <w:tblHeader/>
        </w:trPr>
        <w:tc>
          <w:tcPr>
            <w:tcW w:w="851" w:type="dxa"/>
            <w:tcBorders>
              <w:top w:val="nil"/>
              <w:bottom w:val="single" w:sz="12" w:space="0" w:color="DDDDDD"/>
            </w:tcBorders>
            <w:shd w:val="clear" w:color="auto" w:fill="auto"/>
            <w:tcMar>
              <w:top w:w="120" w:type="dxa"/>
              <w:left w:w="120" w:type="dxa"/>
              <w:bottom w:w="120" w:type="dxa"/>
              <w:right w:w="120" w:type="dxa"/>
            </w:tcMar>
            <w:vAlign w:val="bottom"/>
            <w:hideMark/>
          </w:tcPr>
          <w:p w14:paraId="12A5EE6A" w14:textId="5A58F11A" w:rsidR="00681D03" w:rsidRPr="006261F6" w:rsidRDefault="00681D03">
            <w:pPr>
              <w:spacing w:after="315"/>
              <w:contextualSpacing/>
              <w:rPr>
                <w:rFonts w:ascii="Source Sans Pro" w:hAnsi="Source Sans Pro"/>
                <w:b/>
                <w:bCs/>
                <w:color w:val="333333"/>
                <w:sz w:val="23"/>
                <w:szCs w:val="23"/>
                <w:lang w:val="en-US"/>
              </w:rPr>
            </w:pPr>
          </w:p>
        </w:tc>
        <w:tc>
          <w:tcPr>
            <w:tcW w:w="1134" w:type="dxa"/>
            <w:tcBorders>
              <w:top w:val="nil"/>
              <w:bottom w:val="single" w:sz="12" w:space="0" w:color="DDDDDD"/>
            </w:tcBorders>
            <w:shd w:val="clear" w:color="auto" w:fill="auto"/>
            <w:tcMar>
              <w:top w:w="120" w:type="dxa"/>
              <w:left w:w="120" w:type="dxa"/>
              <w:bottom w:w="120" w:type="dxa"/>
              <w:right w:w="120" w:type="dxa"/>
            </w:tcMar>
            <w:vAlign w:val="bottom"/>
            <w:hideMark/>
          </w:tcPr>
          <w:p w14:paraId="02B806AB" w14:textId="6AD23A7D"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Flanker</w:t>
            </w:r>
          </w:p>
        </w:tc>
        <w:tc>
          <w:tcPr>
            <w:tcW w:w="1134" w:type="dxa"/>
            <w:tcBorders>
              <w:top w:val="nil"/>
              <w:bottom w:val="single" w:sz="12" w:space="0" w:color="DDDDDD"/>
            </w:tcBorders>
            <w:shd w:val="clear" w:color="auto" w:fill="auto"/>
            <w:tcMar>
              <w:top w:w="120" w:type="dxa"/>
              <w:left w:w="120" w:type="dxa"/>
              <w:bottom w:w="120" w:type="dxa"/>
              <w:right w:w="120" w:type="dxa"/>
            </w:tcMar>
            <w:vAlign w:val="bottom"/>
            <w:hideMark/>
          </w:tcPr>
          <w:p w14:paraId="68E47D66" w14:textId="7A813319"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Simon</w:t>
            </w:r>
          </w:p>
        </w:tc>
        <w:tc>
          <w:tcPr>
            <w:tcW w:w="850" w:type="dxa"/>
            <w:tcBorders>
              <w:top w:val="nil"/>
              <w:bottom w:val="single" w:sz="12" w:space="0" w:color="DDDDDD"/>
            </w:tcBorders>
            <w:shd w:val="clear" w:color="auto" w:fill="auto"/>
            <w:tcMar>
              <w:top w:w="120" w:type="dxa"/>
              <w:left w:w="120" w:type="dxa"/>
              <w:bottom w:w="120" w:type="dxa"/>
              <w:right w:w="120" w:type="dxa"/>
            </w:tcMar>
            <w:vAlign w:val="bottom"/>
            <w:hideMark/>
          </w:tcPr>
          <w:p w14:paraId="20ABA380" w14:textId="77777777"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CTET</w:t>
            </w:r>
          </w:p>
        </w:tc>
        <w:tc>
          <w:tcPr>
            <w:tcW w:w="993" w:type="dxa"/>
            <w:tcBorders>
              <w:top w:val="nil"/>
              <w:bottom w:val="single" w:sz="12" w:space="0" w:color="DDDDDD"/>
            </w:tcBorders>
            <w:shd w:val="clear" w:color="auto" w:fill="auto"/>
            <w:tcMar>
              <w:top w:w="120" w:type="dxa"/>
              <w:left w:w="120" w:type="dxa"/>
              <w:bottom w:w="120" w:type="dxa"/>
              <w:right w:w="120" w:type="dxa"/>
            </w:tcMar>
            <w:vAlign w:val="bottom"/>
            <w:hideMark/>
          </w:tcPr>
          <w:p w14:paraId="73AC3020" w14:textId="77777777"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OSpan</w:t>
            </w:r>
          </w:p>
        </w:tc>
        <w:tc>
          <w:tcPr>
            <w:tcW w:w="1275" w:type="dxa"/>
            <w:tcBorders>
              <w:top w:val="nil"/>
              <w:bottom w:val="single" w:sz="12" w:space="0" w:color="DDDDDD"/>
            </w:tcBorders>
            <w:shd w:val="clear" w:color="auto" w:fill="auto"/>
            <w:tcMar>
              <w:top w:w="120" w:type="dxa"/>
              <w:left w:w="120" w:type="dxa"/>
              <w:bottom w:w="120" w:type="dxa"/>
              <w:right w:w="120" w:type="dxa"/>
            </w:tcMar>
            <w:vAlign w:val="bottom"/>
            <w:hideMark/>
          </w:tcPr>
          <w:p w14:paraId="2FBF3888" w14:textId="77777777"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SymSpan</w:t>
            </w:r>
          </w:p>
        </w:tc>
        <w:tc>
          <w:tcPr>
            <w:tcW w:w="1134" w:type="dxa"/>
            <w:tcBorders>
              <w:top w:val="nil"/>
              <w:bottom w:val="single" w:sz="12" w:space="0" w:color="DDDDDD"/>
            </w:tcBorders>
            <w:shd w:val="clear" w:color="auto" w:fill="auto"/>
            <w:tcMar>
              <w:top w:w="120" w:type="dxa"/>
              <w:left w:w="120" w:type="dxa"/>
              <w:bottom w:w="120" w:type="dxa"/>
              <w:right w:w="120" w:type="dxa"/>
            </w:tcMar>
            <w:vAlign w:val="bottom"/>
            <w:hideMark/>
          </w:tcPr>
          <w:p w14:paraId="55E88B74" w14:textId="77777777"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RotSpan</w:t>
            </w:r>
          </w:p>
        </w:tc>
        <w:tc>
          <w:tcPr>
            <w:tcW w:w="851" w:type="dxa"/>
            <w:tcBorders>
              <w:top w:val="nil"/>
              <w:bottom w:val="single" w:sz="12" w:space="0" w:color="DDDDDD"/>
            </w:tcBorders>
            <w:shd w:val="clear" w:color="auto" w:fill="auto"/>
            <w:tcMar>
              <w:top w:w="120" w:type="dxa"/>
              <w:left w:w="120" w:type="dxa"/>
              <w:bottom w:w="120" w:type="dxa"/>
              <w:right w:w="120" w:type="dxa"/>
            </w:tcMar>
            <w:vAlign w:val="bottom"/>
            <w:hideMark/>
          </w:tcPr>
          <w:p w14:paraId="553AB702" w14:textId="77777777"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SSRT</w:t>
            </w:r>
          </w:p>
        </w:tc>
      </w:tr>
      <w:tr w:rsidR="00681D03" w14:paraId="659CCF89" w14:textId="77777777" w:rsidTr="00681D03">
        <w:tc>
          <w:tcPr>
            <w:tcW w:w="851" w:type="dxa"/>
            <w:tcBorders>
              <w:top w:val="single" w:sz="6" w:space="0" w:color="DDDDDD"/>
            </w:tcBorders>
            <w:shd w:val="clear" w:color="auto" w:fill="auto"/>
            <w:tcMar>
              <w:top w:w="120" w:type="dxa"/>
              <w:left w:w="120" w:type="dxa"/>
              <w:bottom w:w="120" w:type="dxa"/>
              <w:right w:w="120" w:type="dxa"/>
            </w:tcMar>
            <w:hideMark/>
          </w:tcPr>
          <w:p w14:paraId="30ADBEBF"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mu</w:t>
            </w:r>
          </w:p>
        </w:tc>
        <w:tc>
          <w:tcPr>
            <w:tcW w:w="1134" w:type="dxa"/>
            <w:tcBorders>
              <w:top w:val="single" w:sz="6" w:space="0" w:color="DDDDDD"/>
            </w:tcBorders>
            <w:shd w:val="clear" w:color="auto" w:fill="auto"/>
            <w:tcMar>
              <w:top w:w="120" w:type="dxa"/>
              <w:left w:w="120" w:type="dxa"/>
              <w:bottom w:w="120" w:type="dxa"/>
              <w:right w:w="120" w:type="dxa"/>
            </w:tcMar>
            <w:hideMark/>
          </w:tcPr>
          <w:p w14:paraId="147B5FC2"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-.06</w:t>
            </w:r>
          </w:p>
        </w:tc>
        <w:tc>
          <w:tcPr>
            <w:tcW w:w="1134" w:type="dxa"/>
            <w:tcBorders>
              <w:top w:val="single" w:sz="6" w:space="0" w:color="DDDDDD"/>
            </w:tcBorders>
            <w:shd w:val="clear" w:color="auto" w:fill="auto"/>
            <w:tcMar>
              <w:top w:w="120" w:type="dxa"/>
              <w:left w:w="120" w:type="dxa"/>
              <w:bottom w:w="120" w:type="dxa"/>
              <w:right w:w="120" w:type="dxa"/>
            </w:tcMar>
            <w:hideMark/>
          </w:tcPr>
          <w:p w14:paraId="5C155C0F"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.11</w:t>
            </w:r>
          </w:p>
        </w:tc>
        <w:tc>
          <w:tcPr>
            <w:tcW w:w="850" w:type="dxa"/>
            <w:tcBorders>
              <w:top w:val="single" w:sz="6" w:space="0" w:color="DDDDDD"/>
            </w:tcBorders>
            <w:shd w:val="clear" w:color="auto" w:fill="auto"/>
            <w:tcMar>
              <w:top w:w="120" w:type="dxa"/>
              <w:left w:w="120" w:type="dxa"/>
              <w:bottom w:w="120" w:type="dxa"/>
              <w:right w:w="120" w:type="dxa"/>
            </w:tcMar>
            <w:hideMark/>
          </w:tcPr>
          <w:p w14:paraId="3A798956" w14:textId="04C8B7C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-.31*</w:t>
            </w:r>
          </w:p>
        </w:tc>
        <w:tc>
          <w:tcPr>
            <w:tcW w:w="993" w:type="dxa"/>
            <w:tcBorders>
              <w:top w:val="single" w:sz="6" w:space="0" w:color="DDDDDD"/>
            </w:tcBorders>
            <w:shd w:val="clear" w:color="auto" w:fill="auto"/>
            <w:tcMar>
              <w:top w:w="120" w:type="dxa"/>
              <w:left w:w="120" w:type="dxa"/>
              <w:bottom w:w="120" w:type="dxa"/>
              <w:right w:w="120" w:type="dxa"/>
            </w:tcMar>
            <w:hideMark/>
          </w:tcPr>
          <w:p w14:paraId="63967292"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-.08</w:t>
            </w:r>
          </w:p>
        </w:tc>
        <w:tc>
          <w:tcPr>
            <w:tcW w:w="1275" w:type="dxa"/>
            <w:tcBorders>
              <w:top w:val="single" w:sz="6" w:space="0" w:color="DDDDDD"/>
            </w:tcBorders>
            <w:shd w:val="clear" w:color="auto" w:fill="auto"/>
            <w:tcMar>
              <w:top w:w="120" w:type="dxa"/>
              <w:left w:w="120" w:type="dxa"/>
              <w:bottom w:w="120" w:type="dxa"/>
              <w:right w:w="120" w:type="dxa"/>
            </w:tcMar>
            <w:hideMark/>
          </w:tcPr>
          <w:p w14:paraId="1DB62C13"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-.14</w:t>
            </w:r>
          </w:p>
        </w:tc>
        <w:tc>
          <w:tcPr>
            <w:tcW w:w="1134" w:type="dxa"/>
            <w:tcBorders>
              <w:top w:val="single" w:sz="6" w:space="0" w:color="DDDDDD"/>
            </w:tcBorders>
            <w:shd w:val="clear" w:color="auto" w:fill="auto"/>
            <w:tcMar>
              <w:top w:w="120" w:type="dxa"/>
              <w:left w:w="120" w:type="dxa"/>
              <w:bottom w:w="120" w:type="dxa"/>
              <w:right w:w="120" w:type="dxa"/>
            </w:tcMar>
            <w:hideMark/>
          </w:tcPr>
          <w:p w14:paraId="70C590FE"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-.15</w:t>
            </w:r>
          </w:p>
        </w:tc>
        <w:tc>
          <w:tcPr>
            <w:tcW w:w="851" w:type="dxa"/>
            <w:tcBorders>
              <w:top w:val="single" w:sz="6" w:space="0" w:color="DDDDDD"/>
            </w:tcBorders>
            <w:shd w:val="clear" w:color="auto" w:fill="auto"/>
            <w:tcMar>
              <w:top w:w="120" w:type="dxa"/>
              <w:left w:w="120" w:type="dxa"/>
              <w:bottom w:w="120" w:type="dxa"/>
              <w:right w:w="120" w:type="dxa"/>
            </w:tcMar>
            <w:hideMark/>
          </w:tcPr>
          <w:p w14:paraId="66585409"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.16</w:t>
            </w:r>
          </w:p>
        </w:tc>
      </w:tr>
      <w:tr w:rsidR="00681D03" w14:paraId="534559C7" w14:textId="77777777" w:rsidTr="00681D03">
        <w:tc>
          <w:tcPr>
            <w:tcW w:w="851" w:type="dxa"/>
            <w:tcBorders>
              <w:top w:val="single" w:sz="6" w:space="0" w:color="DDDDDD"/>
            </w:tcBorders>
            <w:shd w:val="clear" w:color="auto" w:fill="auto"/>
            <w:tcMar>
              <w:top w:w="120" w:type="dxa"/>
              <w:left w:w="120" w:type="dxa"/>
              <w:bottom w:w="120" w:type="dxa"/>
              <w:right w:w="120" w:type="dxa"/>
            </w:tcMar>
            <w:hideMark/>
          </w:tcPr>
          <w:p w14:paraId="73BD5152"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tau</w:t>
            </w:r>
          </w:p>
        </w:tc>
        <w:tc>
          <w:tcPr>
            <w:tcW w:w="1134" w:type="dxa"/>
            <w:tcBorders>
              <w:top w:val="single" w:sz="6" w:space="0" w:color="DDDDDD"/>
            </w:tcBorders>
            <w:shd w:val="clear" w:color="auto" w:fill="auto"/>
            <w:tcMar>
              <w:top w:w="120" w:type="dxa"/>
              <w:left w:w="120" w:type="dxa"/>
              <w:bottom w:w="120" w:type="dxa"/>
              <w:right w:w="120" w:type="dxa"/>
            </w:tcMar>
            <w:hideMark/>
          </w:tcPr>
          <w:p w14:paraId="40E5ABE7"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.17</w:t>
            </w:r>
          </w:p>
        </w:tc>
        <w:tc>
          <w:tcPr>
            <w:tcW w:w="1134" w:type="dxa"/>
            <w:tcBorders>
              <w:top w:val="single" w:sz="6" w:space="0" w:color="DDDDDD"/>
            </w:tcBorders>
            <w:shd w:val="clear" w:color="auto" w:fill="auto"/>
            <w:tcMar>
              <w:top w:w="120" w:type="dxa"/>
              <w:left w:w="120" w:type="dxa"/>
              <w:bottom w:w="120" w:type="dxa"/>
              <w:right w:w="120" w:type="dxa"/>
            </w:tcMar>
            <w:hideMark/>
          </w:tcPr>
          <w:p w14:paraId="46009329"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.05</w:t>
            </w:r>
          </w:p>
        </w:tc>
        <w:tc>
          <w:tcPr>
            <w:tcW w:w="850" w:type="dxa"/>
            <w:tcBorders>
              <w:top w:val="single" w:sz="6" w:space="0" w:color="DDDDDD"/>
            </w:tcBorders>
            <w:shd w:val="clear" w:color="auto" w:fill="auto"/>
            <w:tcMar>
              <w:top w:w="120" w:type="dxa"/>
              <w:left w:w="120" w:type="dxa"/>
              <w:bottom w:w="120" w:type="dxa"/>
              <w:right w:w="120" w:type="dxa"/>
            </w:tcMar>
            <w:hideMark/>
          </w:tcPr>
          <w:p w14:paraId="1F1A685C"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-.20</w:t>
            </w:r>
          </w:p>
        </w:tc>
        <w:tc>
          <w:tcPr>
            <w:tcW w:w="993" w:type="dxa"/>
            <w:tcBorders>
              <w:top w:val="single" w:sz="6" w:space="0" w:color="DDDDDD"/>
            </w:tcBorders>
            <w:shd w:val="clear" w:color="auto" w:fill="auto"/>
            <w:tcMar>
              <w:top w:w="120" w:type="dxa"/>
              <w:left w:w="120" w:type="dxa"/>
              <w:bottom w:w="120" w:type="dxa"/>
              <w:right w:w="120" w:type="dxa"/>
            </w:tcMar>
            <w:hideMark/>
          </w:tcPr>
          <w:p w14:paraId="53224A71"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.01</w:t>
            </w:r>
          </w:p>
        </w:tc>
        <w:tc>
          <w:tcPr>
            <w:tcW w:w="1275" w:type="dxa"/>
            <w:tcBorders>
              <w:top w:val="single" w:sz="6" w:space="0" w:color="DDDDDD"/>
            </w:tcBorders>
            <w:shd w:val="clear" w:color="auto" w:fill="auto"/>
            <w:tcMar>
              <w:top w:w="120" w:type="dxa"/>
              <w:left w:w="120" w:type="dxa"/>
              <w:bottom w:w="120" w:type="dxa"/>
              <w:right w:w="120" w:type="dxa"/>
            </w:tcMar>
            <w:hideMark/>
          </w:tcPr>
          <w:p w14:paraId="658EB3A8"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.25</w:t>
            </w:r>
          </w:p>
        </w:tc>
        <w:tc>
          <w:tcPr>
            <w:tcW w:w="1134" w:type="dxa"/>
            <w:tcBorders>
              <w:top w:val="single" w:sz="6" w:space="0" w:color="DDDDDD"/>
            </w:tcBorders>
            <w:shd w:val="clear" w:color="auto" w:fill="auto"/>
            <w:tcMar>
              <w:top w:w="120" w:type="dxa"/>
              <w:left w:w="120" w:type="dxa"/>
              <w:bottom w:w="120" w:type="dxa"/>
              <w:right w:w="120" w:type="dxa"/>
            </w:tcMar>
            <w:hideMark/>
          </w:tcPr>
          <w:p w14:paraId="2E8F0F5F"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.00</w:t>
            </w:r>
          </w:p>
        </w:tc>
        <w:tc>
          <w:tcPr>
            <w:tcW w:w="851" w:type="dxa"/>
            <w:tcBorders>
              <w:top w:val="single" w:sz="6" w:space="0" w:color="DDDDDD"/>
            </w:tcBorders>
            <w:shd w:val="clear" w:color="auto" w:fill="auto"/>
            <w:tcMar>
              <w:top w:w="120" w:type="dxa"/>
              <w:left w:w="120" w:type="dxa"/>
              <w:bottom w:w="120" w:type="dxa"/>
              <w:right w:w="120" w:type="dxa"/>
            </w:tcMar>
            <w:hideMark/>
          </w:tcPr>
          <w:p w14:paraId="414D7319"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.14</w:t>
            </w:r>
          </w:p>
        </w:tc>
      </w:tr>
    </w:tbl>
    <w:p w14:paraId="2D81D5F2" w14:textId="64A805FD" w:rsidR="00765D89" w:rsidRDefault="00765D89" w:rsidP="00EE49BF">
      <w:pPr>
        <w:rPr>
          <w:lang w:val="en-US"/>
        </w:rPr>
      </w:pPr>
      <w:r>
        <w:rPr>
          <w:lang w:val="en-US"/>
        </w:rPr>
        <w:t xml:space="preserve">Table 3. Correlations </w:t>
      </w:r>
      <w:r w:rsidR="00EE49BF">
        <w:rPr>
          <w:lang w:val="en-US"/>
        </w:rPr>
        <w:t>(</w:t>
      </w:r>
      <w:r w:rsidR="00EE49BF">
        <w:rPr>
          <w:i/>
          <w:iCs/>
          <w:lang w:val="en-US"/>
        </w:rPr>
        <w:t>r</w:t>
      </w:r>
      <w:r w:rsidR="00EE49BF">
        <w:rPr>
          <w:lang w:val="en-US"/>
        </w:rPr>
        <w:t xml:space="preserve"> values) </w:t>
      </w:r>
      <w:r>
        <w:rPr>
          <w:lang w:val="en-US"/>
        </w:rPr>
        <w:t>between ex-gaussian parameters and cognitive skills.</w:t>
      </w:r>
      <w:r w:rsidR="00EE49BF">
        <w:rPr>
          <w:lang w:val="en-US"/>
        </w:rPr>
        <w:t xml:space="preserve"> *Denotes a significant correlation at the p &lt; .05 level.</w:t>
      </w:r>
    </w:p>
    <w:p w14:paraId="6F8EC379" w14:textId="52EDF3EA" w:rsidR="001465EA" w:rsidRDefault="001465EA" w:rsidP="00717803">
      <w:pPr>
        <w:spacing w:line="480" w:lineRule="auto"/>
        <w:rPr>
          <w:lang w:val="en-US"/>
        </w:rPr>
      </w:pPr>
    </w:p>
    <w:p w14:paraId="0DB334B3" w14:textId="7BBC24D7" w:rsidR="001465EA" w:rsidRDefault="001465EA" w:rsidP="001465EA">
      <w:pPr>
        <w:spacing w:line="480" w:lineRule="auto"/>
        <w:jc w:val="center"/>
        <w:rPr>
          <w:b/>
          <w:bCs/>
          <w:lang w:val="en-US"/>
        </w:rPr>
      </w:pPr>
      <w:r w:rsidRPr="001465EA">
        <w:rPr>
          <w:b/>
          <w:bCs/>
          <w:lang w:val="en-US"/>
        </w:rPr>
        <w:t>Discussion</w:t>
      </w:r>
    </w:p>
    <w:p w14:paraId="7BDE596B" w14:textId="77777777" w:rsidR="001465EA" w:rsidRPr="001465EA" w:rsidRDefault="001465EA" w:rsidP="001465EA">
      <w:pPr>
        <w:spacing w:line="480" w:lineRule="auto"/>
        <w:rPr>
          <w:b/>
          <w:bCs/>
          <w:lang w:val="en-US"/>
        </w:rPr>
      </w:pPr>
    </w:p>
    <w:p w14:paraId="3DB2EA6D" w14:textId="77777777" w:rsidR="00090A21" w:rsidRPr="00CE6419" w:rsidRDefault="00090A21" w:rsidP="00CE6419">
      <w:pPr>
        <w:rPr>
          <w:b/>
          <w:bCs/>
          <w:lang w:val="en-US"/>
        </w:rPr>
      </w:pPr>
    </w:p>
    <w:p w14:paraId="4A303021" w14:textId="187022F2" w:rsidR="00462063" w:rsidRDefault="00462063" w:rsidP="00150C77">
      <w:pPr>
        <w:spacing w:line="480" w:lineRule="auto"/>
        <w:jc w:val="center"/>
        <w:rPr>
          <w:b/>
          <w:bCs/>
          <w:lang w:val="en-US"/>
        </w:rPr>
      </w:pPr>
      <w:r>
        <w:rPr>
          <w:b/>
          <w:bCs/>
          <w:lang w:val="en-US"/>
        </w:rPr>
        <w:t>Experiment 2</w:t>
      </w:r>
    </w:p>
    <w:p w14:paraId="4BC629EB" w14:textId="53EDC855" w:rsidR="008709A1" w:rsidRDefault="008709A1" w:rsidP="00090A21">
      <w:pPr>
        <w:spacing w:line="480" w:lineRule="auto"/>
        <w:rPr>
          <w:lang w:val="en-US"/>
        </w:rPr>
      </w:pPr>
      <w:r>
        <w:rPr>
          <w:lang w:val="en-US"/>
        </w:rPr>
        <w:lastRenderedPageBreak/>
        <w:t xml:space="preserve">In Experiment 2, we test whether certain cognitive skills predict picture naming speed when participants are encouraged to respond faster, and we compare this with a non-speeded condition. </w:t>
      </w:r>
      <w:commentRangeStart w:id="38"/>
      <w:del w:id="39" w:author="Pamela Fuhrmeister" w:date="2023-01-02T14:59:00Z">
        <w:r w:rsidDel="0033146A">
          <w:rPr>
            <w:lang w:val="en-US"/>
          </w:rPr>
          <w:delText>Finally, we test whether the magnitude of experimental effects, such as the semantic interference effect, is modulated by task difficulty and whether cognitive skills predict the magnitude of this effect in speeded or non-speeded picture naming tasks</w:delText>
        </w:r>
        <w:commentRangeEnd w:id="38"/>
        <w:r w:rsidR="00060695" w:rsidDel="0033146A">
          <w:rPr>
            <w:rStyle w:val="Kommentarzeichen"/>
            <w:rFonts w:asciiTheme="minorHAnsi" w:eastAsiaTheme="minorHAnsi" w:hAnsiTheme="minorHAnsi" w:cstheme="minorBidi"/>
            <w:lang w:eastAsia="en-US"/>
          </w:rPr>
          <w:commentReference w:id="38"/>
        </w:r>
        <w:r w:rsidDel="0033146A">
          <w:rPr>
            <w:lang w:val="en-US"/>
          </w:rPr>
          <w:delText>.</w:delText>
        </w:r>
      </w:del>
    </w:p>
    <w:p w14:paraId="34A47484" w14:textId="1DE294D3" w:rsidR="003E6A0C" w:rsidRPr="00515494" w:rsidRDefault="005A4459" w:rsidP="003E6A0C">
      <w:pPr>
        <w:spacing w:line="480" w:lineRule="auto"/>
        <w:ind w:firstLine="708"/>
        <w:rPr>
          <w:lang w:val="en-US"/>
        </w:rPr>
      </w:pPr>
      <w:r>
        <w:rPr>
          <w:lang w:val="en-US"/>
        </w:rPr>
        <w:t xml:space="preserve">In Experiment 1, we found little support for the idea that cognitive skills predict </w:t>
      </w:r>
      <w:r w:rsidR="000355BA">
        <w:rPr>
          <w:lang w:val="en-US"/>
        </w:rPr>
        <w:t>picture naming</w:t>
      </w:r>
      <w:r>
        <w:rPr>
          <w:lang w:val="en-US"/>
        </w:rPr>
        <w:t xml:space="preserve"> latencies. However, the </w:t>
      </w:r>
      <w:r w:rsidR="000355BA">
        <w:rPr>
          <w:lang w:val="en-US"/>
        </w:rPr>
        <w:t>picture naming</w:t>
      </w:r>
      <w:r>
        <w:rPr>
          <w:lang w:val="en-US"/>
        </w:rPr>
        <w:t xml:space="preserve"> task was quite simple, and c</w:t>
      </w:r>
      <w:r w:rsidR="003E6A0C" w:rsidRPr="00515494">
        <w:rPr>
          <w:lang w:val="en-US"/>
        </w:rPr>
        <w:t xml:space="preserve">ognitive skills or resources may be more important when the task is more difficult. Some evidence for this idea comes from studies using a dual-task paradigm (e.g., Ferreira &amp; </w:t>
      </w:r>
      <w:proofErr w:type="spellStart"/>
      <w:r w:rsidR="003E6A0C" w:rsidRPr="00515494">
        <w:rPr>
          <w:lang w:val="en-US"/>
        </w:rPr>
        <w:t>Pashler</w:t>
      </w:r>
      <w:proofErr w:type="spellEnd"/>
      <w:r w:rsidR="003E6A0C" w:rsidRPr="00515494">
        <w:rPr>
          <w:lang w:val="en-US"/>
        </w:rPr>
        <w:t xml:space="preserve">, 2002). For example, </w:t>
      </w:r>
      <w:proofErr w:type="spellStart"/>
      <w:r w:rsidR="003E6A0C" w:rsidRPr="00515494">
        <w:rPr>
          <w:lang w:val="en-US"/>
        </w:rPr>
        <w:t>Piai</w:t>
      </w:r>
      <w:proofErr w:type="spellEnd"/>
      <w:r w:rsidR="003E6A0C" w:rsidRPr="00515494">
        <w:rPr>
          <w:lang w:val="en-US"/>
        </w:rPr>
        <w:t xml:space="preserve"> and </w:t>
      </w:r>
      <w:proofErr w:type="spellStart"/>
      <w:r w:rsidR="003E6A0C" w:rsidRPr="00515494">
        <w:rPr>
          <w:lang w:val="en-US"/>
        </w:rPr>
        <w:t>Roelofs</w:t>
      </w:r>
      <w:proofErr w:type="spellEnd"/>
      <w:r w:rsidR="003E6A0C" w:rsidRPr="00515494">
        <w:rPr>
          <w:lang w:val="en-US"/>
        </w:rPr>
        <w:t xml:space="preserve"> (2013) </w:t>
      </w:r>
      <w:r w:rsidR="003E6A0C">
        <w:rPr>
          <w:lang w:val="en-US"/>
        </w:rPr>
        <w:t xml:space="preserve">had participants perform </w:t>
      </w:r>
      <w:r w:rsidR="000355BA">
        <w:rPr>
          <w:lang w:val="en-US"/>
        </w:rPr>
        <w:t>picture naming</w:t>
      </w:r>
      <w:r w:rsidR="003E6A0C">
        <w:rPr>
          <w:lang w:val="en-US"/>
        </w:rPr>
        <w:t xml:space="preserve"> and tone discrimination tasks in a dual-task paradigm. They </w:t>
      </w:r>
      <w:r w:rsidR="003E6A0C" w:rsidRPr="00515494">
        <w:rPr>
          <w:lang w:val="en-US"/>
        </w:rPr>
        <w:t xml:space="preserve">found </w:t>
      </w:r>
      <w:r w:rsidR="003E6A0C">
        <w:rPr>
          <w:lang w:val="en-US"/>
        </w:rPr>
        <w:t>a relationship between</w:t>
      </w:r>
      <w:r w:rsidR="003E6A0C" w:rsidRPr="00515494">
        <w:rPr>
          <w:lang w:val="en-US"/>
        </w:rPr>
        <w:t xml:space="preserve"> a measure of updating ability (i.e., working memory</w:t>
      </w:r>
      <w:r w:rsidR="003E6A0C">
        <w:rPr>
          <w:lang w:val="en-US"/>
        </w:rPr>
        <w:t>, as measured by an operation span task</w:t>
      </w:r>
      <w:r w:rsidR="003E6A0C" w:rsidRPr="00515494">
        <w:rPr>
          <w:lang w:val="en-US"/>
        </w:rPr>
        <w:t xml:space="preserve">) </w:t>
      </w:r>
      <w:r w:rsidR="003E6A0C">
        <w:rPr>
          <w:lang w:val="en-US"/>
        </w:rPr>
        <w:t>and</w:t>
      </w:r>
      <w:r w:rsidR="003E6A0C" w:rsidRPr="00515494">
        <w:rPr>
          <w:lang w:val="en-US"/>
        </w:rPr>
        <w:t xml:space="preserve"> participants’ </w:t>
      </w:r>
      <w:r w:rsidR="000355BA">
        <w:rPr>
          <w:lang w:val="en-US"/>
        </w:rPr>
        <w:t>picture naming</w:t>
      </w:r>
      <w:r w:rsidR="003E6A0C" w:rsidRPr="00515494">
        <w:rPr>
          <w:lang w:val="en-US"/>
        </w:rPr>
        <w:t xml:space="preserve"> speed, as well as the interference effect from the dual task: Participants with better updating or working memory abilities were faster to name pictures and were not as affected by the interference from the two tasks. </w:t>
      </w:r>
      <w:r w:rsidR="003E6A0C">
        <w:rPr>
          <w:lang w:val="en-US"/>
        </w:rPr>
        <w:t xml:space="preserve">Shao et al. (2012) similarly found evidence that cognitive skills are related to picture naming speed in more demanding task conditions. For example, updating ability (also measured by an operation span task) was correlated with </w:t>
      </w:r>
      <w:r w:rsidR="000355BA">
        <w:rPr>
          <w:lang w:val="en-US"/>
        </w:rPr>
        <w:t>picture naming</w:t>
      </w:r>
      <w:r w:rsidR="003E6A0C">
        <w:rPr>
          <w:lang w:val="en-US"/>
        </w:rPr>
        <w:t xml:space="preserve"> speed for pictures of actions but not objects. They argue that naming pictures of actions is more difficult than naming pictures of objects because actions are conceptually and grammatically more complex. </w:t>
      </w:r>
    </w:p>
    <w:p w14:paraId="2416C93E" w14:textId="526D6E42" w:rsidR="003E6A0C" w:rsidRDefault="003E6A0C" w:rsidP="003E6A0C">
      <w:pPr>
        <w:spacing w:line="480" w:lineRule="auto"/>
        <w:ind w:firstLine="708"/>
        <w:rPr>
          <w:lang w:val="en-US"/>
        </w:rPr>
      </w:pPr>
      <w:commentRangeStart w:id="40"/>
      <w:r w:rsidRPr="00515494">
        <w:rPr>
          <w:lang w:val="en-US"/>
        </w:rPr>
        <w:t xml:space="preserve">Further evidence for the influence of cognitive skills on word production in more difficult tasks comes from studies that have used ex-Gaussian analyses to characterize reaction time distributions. A few studies have found that measures of various cognitive skills were correlated with a participant’s </w:t>
      </w:r>
      <w:r w:rsidRPr="00515494">
        <w:rPr>
          <w:lang w:val="en-US"/>
        </w:rPr>
        <w:sym w:font="Symbol" w:char="F074"/>
      </w:r>
      <w:r w:rsidRPr="00515494">
        <w:rPr>
          <w:lang w:val="en-US"/>
        </w:rPr>
        <w:t xml:space="preserve"> parameter, but not necessarily the </w:t>
      </w:r>
      <w:r w:rsidRPr="00515494">
        <w:rPr>
          <w:lang w:val="en-US"/>
        </w:rPr>
        <w:sym w:font="Symbol" w:char="F06D"/>
      </w:r>
      <w:r w:rsidRPr="00515494">
        <w:rPr>
          <w:lang w:val="en-US"/>
        </w:rPr>
        <w:t xml:space="preserve"> parameter. For instance, Shao et al. (2012) measured three components of executive control: inhibition, updating, and shifting and correlated these with the parameters of the ex-Gaussian distribution of participants’ response times</w:t>
      </w:r>
      <w:r>
        <w:rPr>
          <w:lang w:val="en-US"/>
        </w:rPr>
        <w:t xml:space="preserve"> for naming pictures of objects and actions (in addition to the analyses of means discussed above)</w:t>
      </w:r>
      <w:r w:rsidRPr="00515494">
        <w:rPr>
          <w:lang w:val="en-US"/>
        </w:rPr>
        <w:t xml:space="preserve">. </w:t>
      </w:r>
      <w:r>
        <w:rPr>
          <w:lang w:val="en-US"/>
        </w:rPr>
        <w:t xml:space="preserve">They found that the operation span task measuring </w:t>
      </w:r>
      <w:r>
        <w:rPr>
          <w:lang w:val="en-US"/>
        </w:rPr>
        <w:lastRenderedPageBreak/>
        <w:t xml:space="preserve">updating ability correlated with the </w:t>
      </w:r>
      <w:r w:rsidRPr="00515494">
        <w:rPr>
          <w:lang w:val="en-US"/>
        </w:rPr>
        <w:sym w:font="Symbol" w:char="F074"/>
      </w:r>
      <w:r>
        <w:rPr>
          <w:lang w:val="en-US"/>
        </w:rPr>
        <w:t xml:space="preserve"> parameter in action and object naming, and inhibition ability, as measured by the stop signal task, was correlated with the </w:t>
      </w:r>
      <w:r w:rsidRPr="00515494">
        <w:rPr>
          <w:lang w:val="en-US"/>
        </w:rPr>
        <w:sym w:font="Symbol" w:char="F06D"/>
      </w:r>
      <w:r>
        <w:rPr>
          <w:lang w:val="en-US"/>
        </w:rPr>
        <w:t xml:space="preserve"> parameter of action naming but the </w:t>
      </w:r>
      <w:r w:rsidRPr="00515494">
        <w:rPr>
          <w:lang w:val="en-US"/>
        </w:rPr>
        <w:sym w:font="Symbol" w:char="F074"/>
      </w:r>
      <w:r>
        <w:rPr>
          <w:lang w:val="en-US"/>
        </w:rPr>
        <w:t xml:space="preserve"> parameter of object naming. These findings suggest that updating is involved on slower or more difficult trials of picture naming for objects and actions, and that inhibition is involved with more difficult trials of object naming (the less difficult naming task) and all trials of action naming (the more difficult task). In a similar study, </w:t>
      </w:r>
      <w:proofErr w:type="spellStart"/>
      <w:r>
        <w:rPr>
          <w:lang w:val="en-US"/>
        </w:rPr>
        <w:t>Jongman</w:t>
      </w:r>
      <w:proofErr w:type="spellEnd"/>
      <w:r>
        <w:rPr>
          <w:lang w:val="en-US"/>
        </w:rPr>
        <w:t xml:space="preserve"> et al. (2015) found that a measure of sustained attention was correlated with the </w:t>
      </w:r>
      <w:r w:rsidRPr="00515494">
        <w:rPr>
          <w:lang w:val="en-US"/>
        </w:rPr>
        <w:sym w:font="Symbol" w:char="F074"/>
      </w:r>
      <w:r>
        <w:rPr>
          <w:lang w:val="en-US"/>
        </w:rPr>
        <w:t xml:space="preserve"> parameter of the reaction time distribution when participants named short phrases in a </w:t>
      </w:r>
      <w:r w:rsidR="000355BA">
        <w:rPr>
          <w:lang w:val="en-US"/>
        </w:rPr>
        <w:t>picture naming</w:t>
      </w:r>
      <w:r>
        <w:rPr>
          <w:lang w:val="en-US"/>
        </w:rPr>
        <w:t xml:space="preserve"> task. Taken together, these studies suggest a role for cognitive skills, such as attention, updating, or inhibition, in word production and lend support to the idea that they may be especially involved when the word production task is more difficult (i.e., on more difficult trials [</w:t>
      </w:r>
      <w:r w:rsidRPr="00515494">
        <w:rPr>
          <w:lang w:val="en-US"/>
        </w:rPr>
        <w:sym w:font="Symbol" w:char="F074"/>
      </w:r>
      <w:r>
        <w:rPr>
          <w:lang w:val="en-US"/>
        </w:rPr>
        <w:t xml:space="preserve"> parameter] or when the task demands are increased such as in action vs. object naming). </w:t>
      </w:r>
      <w:commentRangeEnd w:id="40"/>
      <w:r w:rsidR="00060695">
        <w:rPr>
          <w:rStyle w:val="Kommentarzeichen"/>
          <w:rFonts w:asciiTheme="minorHAnsi" w:eastAsiaTheme="minorHAnsi" w:hAnsiTheme="minorHAnsi" w:cstheme="minorBidi"/>
          <w:lang w:eastAsia="en-US"/>
        </w:rPr>
        <w:commentReference w:id="40"/>
      </w:r>
    </w:p>
    <w:p w14:paraId="5C5BF621" w14:textId="01F1B004" w:rsidR="00462063" w:rsidRDefault="00462063" w:rsidP="003E6A0C">
      <w:pPr>
        <w:spacing w:line="480" w:lineRule="auto"/>
        <w:ind w:firstLine="708"/>
        <w:rPr>
          <w:lang w:val="en-US"/>
        </w:rPr>
      </w:pPr>
      <w:r w:rsidRPr="00462063">
        <w:rPr>
          <w:lang w:val="en-US"/>
        </w:rPr>
        <w:t xml:space="preserve">The </w:t>
      </w:r>
      <w:r>
        <w:rPr>
          <w:lang w:val="en-US"/>
        </w:rPr>
        <w:t>goal of Experiment 2 is to test whether relationships between cognitive skills and word production speed is stronger when the task is more difficult. In the current study, we manipulated task difficulty by the perceived amount of time that participants have to name a picture.</w:t>
      </w:r>
    </w:p>
    <w:p w14:paraId="2C009F28" w14:textId="277DE71D" w:rsidR="008709A1" w:rsidRDefault="008709A1" w:rsidP="008709A1">
      <w:pPr>
        <w:spacing w:line="480" w:lineRule="auto"/>
        <w:ind w:firstLine="708"/>
        <w:rPr>
          <w:lang w:val="en-US"/>
        </w:rPr>
      </w:pPr>
      <w:r>
        <w:rPr>
          <w:lang w:val="en-US"/>
        </w:rPr>
        <w:t xml:space="preserve">If more difficult tasks place higher cognitive demands on participants, we predict that better performance on cognitive skills will predict faster response times during the </w:t>
      </w:r>
      <w:r w:rsidR="000355BA">
        <w:rPr>
          <w:lang w:val="en-US"/>
        </w:rPr>
        <w:t>picture naming</w:t>
      </w:r>
      <w:r>
        <w:rPr>
          <w:lang w:val="en-US"/>
        </w:rPr>
        <w:t xml:space="preserve"> task in the speeded condition. </w:t>
      </w:r>
      <w:commentRangeStart w:id="41"/>
      <w:commentRangeStart w:id="42"/>
      <w:r>
        <w:rPr>
          <w:lang w:val="en-US"/>
        </w:rPr>
        <w:t>We may see similar relationships in the non-speeded condition, but we expect that these relationships will be stronger in the speeded than in the non-speeded condition.</w:t>
      </w:r>
      <w:commentRangeEnd w:id="41"/>
      <w:r w:rsidR="00060695">
        <w:rPr>
          <w:rStyle w:val="Kommentarzeichen"/>
          <w:rFonts w:asciiTheme="minorHAnsi" w:eastAsiaTheme="minorHAnsi" w:hAnsiTheme="minorHAnsi" w:cstheme="minorBidi"/>
          <w:lang w:eastAsia="en-US"/>
        </w:rPr>
        <w:commentReference w:id="41"/>
      </w:r>
      <w:commentRangeEnd w:id="42"/>
      <w:r w:rsidR="00B27EF6">
        <w:rPr>
          <w:rStyle w:val="Kommentarzeichen"/>
          <w:rFonts w:asciiTheme="minorHAnsi" w:eastAsiaTheme="minorHAnsi" w:hAnsiTheme="minorHAnsi" w:cstheme="minorBidi"/>
          <w:lang w:eastAsia="en-US"/>
        </w:rPr>
        <w:commentReference w:id="42"/>
      </w:r>
      <w:ins w:id="43" w:author="Pamela Fuhrmeister" w:date="2023-01-02T15:00:00Z">
        <w:r w:rsidR="0033146A">
          <w:rPr>
            <w:lang w:val="en-US"/>
          </w:rPr>
          <w:t xml:space="preserve"> Additionally, </w:t>
        </w:r>
        <w:r w:rsidR="0033146A" w:rsidRPr="0033146A">
          <w:rPr>
            <w:lang w:val="en-US"/>
          </w:rPr>
          <w:t xml:space="preserve">if the correlation found in Experiment 1 is not a </w:t>
        </w:r>
        <w:r w:rsidR="0033146A">
          <w:rPr>
            <w:lang w:val="en-US"/>
          </w:rPr>
          <w:t>T</w:t>
        </w:r>
        <w:r w:rsidR="0033146A" w:rsidRPr="0033146A">
          <w:rPr>
            <w:lang w:val="en-US"/>
          </w:rPr>
          <w:t>ype I error, we expect to replicate it here</w:t>
        </w:r>
        <w:r w:rsidR="0033146A">
          <w:rPr>
            <w:lang w:val="en-US"/>
          </w:rPr>
          <w:t>.</w:t>
        </w:r>
      </w:ins>
    </w:p>
    <w:p w14:paraId="2FFA2F98" w14:textId="77777777" w:rsidR="008709A1" w:rsidRPr="00462063" w:rsidRDefault="008709A1" w:rsidP="003E6A0C">
      <w:pPr>
        <w:spacing w:line="480" w:lineRule="auto"/>
        <w:ind w:firstLine="708"/>
        <w:rPr>
          <w:lang w:val="en-US"/>
        </w:rPr>
      </w:pPr>
    </w:p>
    <w:p w14:paraId="26913572" w14:textId="3D70BD2D" w:rsidR="00150C77" w:rsidRPr="00150C77" w:rsidRDefault="00150C77" w:rsidP="00150C77">
      <w:pPr>
        <w:spacing w:line="480" w:lineRule="auto"/>
        <w:jc w:val="center"/>
        <w:rPr>
          <w:b/>
          <w:bCs/>
          <w:lang w:val="en-US"/>
        </w:rPr>
      </w:pPr>
      <w:r w:rsidRPr="00150C77">
        <w:rPr>
          <w:b/>
          <w:bCs/>
          <w:lang w:val="en-US"/>
        </w:rPr>
        <w:t>Method</w:t>
      </w:r>
    </w:p>
    <w:p w14:paraId="4A0756F3" w14:textId="4CFE963B" w:rsidR="00150C77" w:rsidRDefault="004F649E" w:rsidP="00150C77">
      <w:pPr>
        <w:spacing w:line="480" w:lineRule="auto"/>
        <w:rPr>
          <w:b/>
          <w:bCs/>
          <w:lang w:val="en-US"/>
        </w:rPr>
      </w:pPr>
      <w:r>
        <w:rPr>
          <w:b/>
          <w:bCs/>
          <w:lang w:val="en-US"/>
        </w:rPr>
        <w:t>Participants</w:t>
      </w:r>
    </w:p>
    <w:p w14:paraId="5DD62887" w14:textId="53A459A3" w:rsidR="004F649E" w:rsidRDefault="004F649E" w:rsidP="00150C77">
      <w:pPr>
        <w:spacing w:line="480" w:lineRule="auto"/>
        <w:rPr>
          <w:lang w:val="en-US"/>
        </w:rPr>
      </w:pPr>
      <w:r w:rsidRPr="004F649E">
        <w:rPr>
          <w:lang w:val="en-US"/>
        </w:rPr>
        <w:lastRenderedPageBreak/>
        <w:t>A tot</w:t>
      </w:r>
      <w:r>
        <w:rPr>
          <w:lang w:val="en-US"/>
        </w:rPr>
        <w:t xml:space="preserve">al of 48 participants (ages 18-20, </w:t>
      </w:r>
      <w:r w:rsidR="008E2D40" w:rsidRPr="008E2D40">
        <w:rPr>
          <w:i/>
          <w:iCs/>
          <w:lang w:val="en-US"/>
        </w:rPr>
        <w:t>M</w:t>
      </w:r>
      <w:r>
        <w:rPr>
          <w:lang w:val="en-US"/>
        </w:rPr>
        <w:t xml:space="preserve"> = </w:t>
      </w:r>
      <w:r w:rsidR="008E2D40" w:rsidRPr="008E2D40">
        <w:rPr>
          <w:lang w:val="en-US"/>
        </w:rPr>
        <w:t xml:space="preserve">23.2, </w:t>
      </w:r>
      <w:r w:rsidR="008E2D40" w:rsidRPr="008E2D40">
        <w:rPr>
          <w:i/>
          <w:iCs/>
          <w:lang w:val="en-US"/>
        </w:rPr>
        <w:t>SD</w:t>
      </w:r>
      <w:r w:rsidR="008E2D40" w:rsidRPr="008E2D40">
        <w:rPr>
          <w:lang w:val="en-US"/>
        </w:rPr>
        <w:t xml:space="preserve"> = 3.5</w:t>
      </w:r>
      <w:r w:rsidR="008E2D40">
        <w:rPr>
          <w:lang w:val="en-US"/>
        </w:rPr>
        <w:t>) took part in the experiment. All participants were right-handed, native speakers of German with typical hearing and no history of neurological or language disorders. Participants were either paid for their participation or received course credit.</w:t>
      </w:r>
      <w:r w:rsidR="008E2D40" w:rsidRPr="006261F6">
        <w:rPr>
          <w:lang w:val="en-US"/>
        </w:rPr>
        <w:t xml:space="preserve"> </w:t>
      </w:r>
      <w:r w:rsidR="008E2D40" w:rsidRPr="008E2D40">
        <w:rPr>
          <w:lang w:val="en-US"/>
        </w:rPr>
        <w:t>Participants were given details about the experimental procedur</w:t>
      </w:r>
      <w:r w:rsidR="008E2D40">
        <w:rPr>
          <w:lang w:val="en-US"/>
        </w:rPr>
        <w:t>e</w:t>
      </w:r>
      <w:r w:rsidR="008E2D40" w:rsidRPr="008E2D40">
        <w:rPr>
          <w:lang w:val="en-US"/>
        </w:rPr>
        <w:t xml:space="preserve"> and </w:t>
      </w:r>
      <w:r w:rsidR="008E2D40">
        <w:rPr>
          <w:lang w:val="en-US"/>
        </w:rPr>
        <w:t>gave</w:t>
      </w:r>
      <w:r w:rsidR="008E2D40" w:rsidRPr="008E2D40">
        <w:rPr>
          <w:lang w:val="en-US"/>
        </w:rPr>
        <w:t xml:space="preserve"> informed consent before starting the experiment. The study received ethical approval by the Ethical committee of the University of Potsdam (Germany).</w:t>
      </w:r>
    </w:p>
    <w:p w14:paraId="630FAF62" w14:textId="6BC83564" w:rsidR="008E2D40" w:rsidRDefault="008E2D40" w:rsidP="00150C77">
      <w:pPr>
        <w:spacing w:line="480" w:lineRule="auto"/>
        <w:rPr>
          <w:lang w:val="en-US"/>
        </w:rPr>
      </w:pPr>
    </w:p>
    <w:p w14:paraId="7AB521A7" w14:textId="100591F4" w:rsidR="008E2D40" w:rsidRPr="008E2D40" w:rsidRDefault="008E2D40" w:rsidP="00150C77">
      <w:pPr>
        <w:spacing w:line="480" w:lineRule="auto"/>
        <w:rPr>
          <w:b/>
          <w:bCs/>
          <w:lang w:val="en-US"/>
        </w:rPr>
      </w:pPr>
      <w:r w:rsidRPr="008E2D40">
        <w:rPr>
          <w:b/>
          <w:bCs/>
          <w:lang w:val="en-US"/>
        </w:rPr>
        <w:t>Procedure</w:t>
      </w:r>
    </w:p>
    <w:p w14:paraId="703B20DB" w14:textId="56183ECD" w:rsidR="008D7718" w:rsidRDefault="008E2D40" w:rsidP="008E2D40">
      <w:pPr>
        <w:spacing w:line="480" w:lineRule="auto"/>
        <w:rPr>
          <w:lang w:val="en-US"/>
        </w:rPr>
      </w:pPr>
      <w:r>
        <w:rPr>
          <w:lang w:val="en-US"/>
        </w:rPr>
        <w:t>The experiment was conducted in two sessions</w:t>
      </w:r>
      <w:r w:rsidR="00ED5B7B">
        <w:rPr>
          <w:lang w:val="en-US"/>
        </w:rPr>
        <w:t xml:space="preserve"> as depicted in </w:t>
      </w:r>
      <w:commentRangeStart w:id="44"/>
      <w:r w:rsidR="00ED5B7B" w:rsidRPr="00ED5B7B">
        <w:rPr>
          <w:highlight w:val="yellow"/>
          <w:lang w:val="en-US"/>
        </w:rPr>
        <w:t>Figure 1</w:t>
      </w:r>
      <w:r>
        <w:rPr>
          <w:lang w:val="en-US"/>
        </w:rPr>
        <w:t xml:space="preserve">. </w:t>
      </w:r>
      <w:commentRangeEnd w:id="44"/>
      <w:r w:rsidR="00060695">
        <w:rPr>
          <w:rStyle w:val="Kommentarzeichen"/>
          <w:rFonts w:asciiTheme="minorHAnsi" w:eastAsiaTheme="minorHAnsi" w:hAnsiTheme="minorHAnsi" w:cstheme="minorBidi"/>
          <w:lang w:eastAsia="en-US"/>
        </w:rPr>
        <w:commentReference w:id="44"/>
      </w:r>
      <w:r>
        <w:rPr>
          <w:lang w:val="en-US"/>
        </w:rPr>
        <w:t xml:space="preserve">In the first session, participants completed a picture-word-interference task and three related tasks: </w:t>
      </w:r>
      <w:r w:rsidRPr="008E2D40">
        <w:rPr>
          <w:lang w:val="en-US"/>
        </w:rPr>
        <w:t>a recall task, a delayed naming task, and a reading task</w:t>
      </w:r>
      <w:r>
        <w:rPr>
          <w:lang w:val="en-US"/>
        </w:rPr>
        <w:t>; only the results from the picture-word-interference task are reported here. Next, we obtained the following measures of cognitive skills</w:t>
      </w:r>
      <w:r w:rsidRPr="008E2D40">
        <w:rPr>
          <w:lang w:val="en-US"/>
        </w:rPr>
        <w:t>: the German MWT-B (</w:t>
      </w:r>
      <w:proofErr w:type="spellStart"/>
      <w:r w:rsidRPr="008E2D40">
        <w:rPr>
          <w:lang w:val="en-US"/>
        </w:rPr>
        <w:t>Mehrfachwahl-Wortschatztest</w:t>
      </w:r>
      <w:proofErr w:type="spellEnd"/>
      <w:r w:rsidRPr="008E2D40">
        <w:rPr>
          <w:lang w:val="en-US"/>
        </w:rPr>
        <w:t xml:space="preserve">, Version B; </w:t>
      </w:r>
      <w:proofErr w:type="spellStart"/>
      <w:r w:rsidRPr="008E2D40">
        <w:rPr>
          <w:lang w:val="en-US"/>
        </w:rPr>
        <w:t>Lehrl</w:t>
      </w:r>
      <w:proofErr w:type="spellEnd"/>
      <w:r w:rsidRPr="008E2D40">
        <w:rPr>
          <w:lang w:val="en-US"/>
        </w:rPr>
        <w:t xml:space="preserve">, 1975); the Coding subtest of the Wechsler Adult Intelligence Scale- Fourth Edition (WAIS-IV; Wechsler, 2008); the digit span forward and backward subtest of the Wechsler Memory Scale Revised (Wechsler, </w:t>
      </w:r>
      <w:r w:rsidRPr="008E2D40">
        <w:rPr>
          <w:highlight w:val="yellow"/>
          <w:lang w:val="en-US"/>
        </w:rPr>
        <w:t>1948</w:t>
      </w:r>
      <w:r w:rsidRPr="008E2D40">
        <w:rPr>
          <w:lang w:val="en-US"/>
        </w:rPr>
        <w:t xml:space="preserve">) and the </w:t>
      </w:r>
      <w:proofErr w:type="spellStart"/>
      <w:r w:rsidRPr="008E2D40">
        <w:rPr>
          <w:lang w:val="en-US"/>
        </w:rPr>
        <w:t>Corsi</w:t>
      </w:r>
      <w:proofErr w:type="spellEnd"/>
      <w:r w:rsidRPr="008E2D40">
        <w:rPr>
          <w:lang w:val="en-US"/>
        </w:rPr>
        <w:t xml:space="preserve"> Block-Tapping Task forward and backward (</w:t>
      </w:r>
      <w:proofErr w:type="spellStart"/>
      <w:r w:rsidRPr="008E2D40">
        <w:rPr>
          <w:lang w:val="en-US"/>
        </w:rPr>
        <w:t>Corsi</w:t>
      </w:r>
      <w:proofErr w:type="spellEnd"/>
      <w:r w:rsidRPr="008E2D40">
        <w:rPr>
          <w:lang w:val="en-US"/>
        </w:rPr>
        <w:t>, 1973). During the second session, we administered three span tasks to assess participants’ updating abilities</w:t>
      </w:r>
      <w:r>
        <w:rPr>
          <w:lang w:val="en-US"/>
        </w:rPr>
        <w:t>, two</w:t>
      </w:r>
      <w:r w:rsidRPr="008E2D40">
        <w:rPr>
          <w:lang w:val="en-US"/>
        </w:rPr>
        <w:t xml:space="preserve"> </w:t>
      </w:r>
      <w:r>
        <w:rPr>
          <w:lang w:val="en-US"/>
        </w:rPr>
        <w:t xml:space="preserve">tasks testing </w:t>
      </w:r>
      <w:r w:rsidRPr="008E2D40">
        <w:rPr>
          <w:lang w:val="en-US"/>
        </w:rPr>
        <w:t xml:space="preserve">sustained attention abilities, and </w:t>
      </w:r>
      <w:r>
        <w:rPr>
          <w:lang w:val="en-US"/>
        </w:rPr>
        <w:t xml:space="preserve">three tasks measuring </w:t>
      </w:r>
      <w:r w:rsidRPr="008E2D40">
        <w:rPr>
          <w:lang w:val="en-US"/>
        </w:rPr>
        <w:t>non-selective and selective inhibition</w:t>
      </w:r>
      <w:r>
        <w:rPr>
          <w:lang w:val="en-US"/>
        </w:rPr>
        <w:t xml:space="preserve"> </w:t>
      </w:r>
      <w:r w:rsidRPr="008E2D40">
        <w:rPr>
          <w:lang w:val="en-US"/>
        </w:rPr>
        <w:t>(see below for</w:t>
      </w:r>
      <w:r>
        <w:rPr>
          <w:lang w:val="en-US"/>
        </w:rPr>
        <w:t xml:space="preserve"> tasks</w:t>
      </w:r>
      <w:r w:rsidRPr="008E2D40">
        <w:rPr>
          <w:lang w:val="en-US"/>
        </w:rPr>
        <w:t xml:space="preserve"> description</w:t>
      </w:r>
      <w:r>
        <w:rPr>
          <w:lang w:val="en-US"/>
        </w:rPr>
        <w:t>s</w:t>
      </w:r>
      <w:r w:rsidRPr="008E2D40">
        <w:rPr>
          <w:lang w:val="en-US"/>
        </w:rPr>
        <w:t>).</w:t>
      </w:r>
    </w:p>
    <w:p w14:paraId="43533759" w14:textId="77777777" w:rsidR="008D7718" w:rsidRDefault="008D7718" w:rsidP="008D7718">
      <w:pPr>
        <w:spacing w:line="480" w:lineRule="auto"/>
        <w:rPr>
          <w:b/>
          <w:bCs/>
          <w:i/>
          <w:iCs/>
          <w:lang w:val="en-US"/>
        </w:rPr>
      </w:pPr>
      <w:r>
        <w:rPr>
          <w:b/>
          <w:bCs/>
          <w:i/>
          <w:iCs/>
          <w:lang w:val="en-US"/>
        </w:rPr>
        <w:t>Picture-word-interference task</w:t>
      </w:r>
    </w:p>
    <w:p w14:paraId="4D835B52" w14:textId="2187E0D2" w:rsidR="008D7718" w:rsidRDefault="008D7718" w:rsidP="008E2D40">
      <w:pPr>
        <w:spacing w:line="480" w:lineRule="auto"/>
        <w:rPr>
          <w:lang w:val="en-US"/>
        </w:rPr>
      </w:pPr>
      <w:r>
        <w:rPr>
          <w:lang w:val="en-US"/>
        </w:rPr>
        <w:t xml:space="preserve">To test whether cognitive skills are more strongly related to word production speed in more difficult tasks, participants performed picture-word-interference task </w:t>
      </w:r>
      <w:r w:rsidR="00462063">
        <w:rPr>
          <w:lang w:val="en-US"/>
        </w:rPr>
        <w:t>(as described in Experiment 1) under</w:t>
      </w:r>
      <w:r>
        <w:rPr>
          <w:lang w:val="en-US"/>
        </w:rPr>
        <w:t xml:space="preserve"> two conditions: a speeded and a non-speeded condition.</w:t>
      </w:r>
      <w:r w:rsidR="00C64668">
        <w:rPr>
          <w:lang w:val="en-US"/>
        </w:rPr>
        <w:t xml:space="preserve"> </w:t>
      </w:r>
      <w:r w:rsidR="00EE0C45">
        <w:rPr>
          <w:lang w:val="en-US"/>
        </w:rPr>
        <w:t>The experiment consisted of two blocks, and each condition was administered in one block</w:t>
      </w:r>
      <w:r w:rsidR="00C664AB">
        <w:rPr>
          <w:lang w:val="en-US"/>
        </w:rPr>
        <w:t xml:space="preserve">. Participants named two lists of pictures: </w:t>
      </w:r>
      <w:r w:rsidR="00C664AB" w:rsidRPr="00C664AB">
        <w:rPr>
          <w:lang w:val="en-US"/>
        </w:rPr>
        <w:t xml:space="preserve">Each </w:t>
      </w:r>
      <w:r w:rsidR="00C664AB">
        <w:rPr>
          <w:lang w:val="en-US"/>
        </w:rPr>
        <w:t>list</w:t>
      </w:r>
      <w:r w:rsidR="00C664AB" w:rsidRPr="00C664AB">
        <w:rPr>
          <w:lang w:val="en-US"/>
        </w:rPr>
        <w:t xml:space="preserve"> consisted of 20 training trials, 110 filler trials</w:t>
      </w:r>
      <w:r w:rsidR="00C664AB">
        <w:rPr>
          <w:lang w:val="en-US"/>
        </w:rPr>
        <w:t xml:space="preserve">, </w:t>
      </w:r>
      <w:r w:rsidR="00C664AB" w:rsidRPr="00C664AB">
        <w:rPr>
          <w:lang w:val="en-US"/>
        </w:rPr>
        <w:t>and 225 test trials</w:t>
      </w:r>
      <w:r w:rsidR="00C664AB">
        <w:rPr>
          <w:lang w:val="en-US"/>
        </w:rPr>
        <w:t xml:space="preserve"> </w:t>
      </w:r>
      <w:r w:rsidR="00EE0C45">
        <w:rPr>
          <w:lang w:val="en-US"/>
        </w:rPr>
        <w:t xml:space="preserve">(order of </w:t>
      </w:r>
      <w:r w:rsidR="00C664AB">
        <w:rPr>
          <w:lang w:val="en-US"/>
        </w:rPr>
        <w:t xml:space="preserve">condition and </w:t>
      </w:r>
      <w:r w:rsidR="00EE0C45">
        <w:rPr>
          <w:lang w:val="en-US"/>
        </w:rPr>
        <w:t xml:space="preserve">presentation </w:t>
      </w:r>
      <w:r w:rsidR="00C664AB">
        <w:rPr>
          <w:lang w:val="en-US"/>
        </w:rPr>
        <w:t xml:space="preserve">of lists </w:t>
      </w:r>
      <w:r w:rsidR="00EE0C45">
        <w:rPr>
          <w:lang w:val="en-US"/>
        </w:rPr>
        <w:t>w</w:t>
      </w:r>
      <w:r w:rsidR="00C664AB">
        <w:rPr>
          <w:lang w:val="en-US"/>
        </w:rPr>
        <w:t>ere</w:t>
      </w:r>
      <w:r w:rsidR="00EE0C45">
        <w:rPr>
          <w:lang w:val="en-US"/>
        </w:rPr>
        <w:t xml:space="preserve"> counterbalanced). </w:t>
      </w:r>
      <w:r w:rsidR="00C64668">
        <w:rPr>
          <w:lang w:val="en-US"/>
        </w:rPr>
        <w:t xml:space="preserve">The structure of </w:t>
      </w:r>
      <w:r w:rsidR="00C64668">
        <w:rPr>
          <w:lang w:val="en-US"/>
        </w:rPr>
        <w:lastRenderedPageBreak/>
        <w:t xml:space="preserve">each block was as follows: </w:t>
      </w:r>
      <w:r w:rsidR="00ED5B7B">
        <w:rPr>
          <w:lang w:val="en-US"/>
        </w:rPr>
        <w:t>Participants were first familiarized with the pictures and corresponding words that were used in t</w:t>
      </w:r>
      <w:r w:rsidR="00C64668">
        <w:rPr>
          <w:lang w:val="en-US"/>
        </w:rPr>
        <w:t>hat block of the task. Participants saw each picture displayed with its name in written form, and they were asked to read the name silently and to press a button to advance to the next picture. Participants were told they would be asked to name the pictures using the name from the familiarization phase in a later phase of the experiment. Next, participants completed a short training phase that consisted of 20 trials</w:t>
      </w:r>
      <w:r w:rsidR="005F29B3">
        <w:rPr>
          <w:lang w:val="en-US"/>
        </w:rPr>
        <w:t xml:space="preserve">; </w:t>
      </w:r>
      <w:r w:rsidR="00C64668">
        <w:rPr>
          <w:lang w:val="en-US"/>
        </w:rPr>
        <w:t xml:space="preserve">training trials were not included in the analyses. </w:t>
      </w:r>
      <w:r w:rsidR="005F29B3">
        <w:rPr>
          <w:lang w:val="en-US"/>
        </w:rPr>
        <w:t xml:space="preserve">After the training phase, participants completed the main picture-word-interference task. </w:t>
      </w:r>
      <w:r w:rsidR="00C64668">
        <w:rPr>
          <w:lang w:val="en-US"/>
        </w:rPr>
        <w:t xml:space="preserve">On each trial, a fixation cross was displayed on the screen for 800ms, and then the picture appeared. </w:t>
      </w:r>
      <w:r w:rsidR="00C64668" w:rsidRPr="00C64668">
        <w:rPr>
          <w:lang w:val="en-US"/>
        </w:rPr>
        <w:t>Participants were instructed to produce the name of the picture as fast as possible.</w:t>
      </w:r>
      <w:r w:rsidR="005F29B3">
        <w:rPr>
          <w:lang w:val="en-US"/>
        </w:rPr>
        <w:t xml:space="preserve"> </w:t>
      </w:r>
      <w:r w:rsidR="005F29B3" w:rsidRPr="005F29B3">
        <w:rPr>
          <w:lang w:val="en-US"/>
        </w:rPr>
        <w:t xml:space="preserve">The duration </w:t>
      </w:r>
      <w:r w:rsidR="005F29B3">
        <w:rPr>
          <w:lang w:val="en-US"/>
        </w:rPr>
        <w:t>for which the item stayed</w:t>
      </w:r>
      <w:r w:rsidR="005F29B3" w:rsidRPr="005F29B3">
        <w:rPr>
          <w:lang w:val="en-US"/>
        </w:rPr>
        <w:t xml:space="preserve"> on the screen depended on the experimental condition. </w:t>
      </w:r>
      <w:r w:rsidR="005F29B3">
        <w:rPr>
          <w:lang w:val="en-US"/>
        </w:rPr>
        <w:t xml:space="preserve">Each block contained filler and test trials, and condition (speeded vs. non-speeded) was manipulated with the filler trials only. In each block (both speeded and non-speeded), the picture on each </w:t>
      </w:r>
      <w:r w:rsidR="005F29B3" w:rsidRPr="005F29B3">
        <w:rPr>
          <w:i/>
          <w:iCs/>
          <w:lang w:val="en-US"/>
        </w:rPr>
        <w:t>test</w:t>
      </w:r>
      <w:r w:rsidR="005F29B3">
        <w:rPr>
          <w:lang w:val="en-US"/>
        </w:rPr>
        <w:t xml:space="preserve"> trial stayed on the screen for 1200ms, but the duration varied for the </w:t>
      </w:r>
      <w:r w:rsidR="005F29B3" w:rsidRPr="005F29B3">
        <w:rPr>
          <w:i/>
          <w:iCs/>
          <w:lang w:val="en-US"/>
        </w:rPr>
        <w:t>filler</w:t>
      </w:r>
      <w:r w:rsidR="005F29B3">
        <w:rPr>
          <w:lang w:val="en-US"/>
        </w:rPr>
        <w:t xml:space="preserve"> trials. In the non-speeded condition, the pictures on the filler trials stayed on the screen for 1200ms, just like the test trials. However, in the speeded condition, the pictures on the filler trials stayed on the screen for a shorter duration that varied between 400 and 600ms. Only the test trials were analyzed; the purpose of the filler trials was to manipulate the </w:t>
      </w:r>
      <w:r w:rsidR="005F29B3">
        <w:rPr>
          <w:i/>
          <w:iCs/>
          <w:lang w:val="en-US"/>
        </w:rPr>
        <w:t xml:space="preserve">perceived </w:t>
      </w:r>
      <w:r w:rsidR="005F29B3">
        <w:rPr>
          <w:lang w:val="en-US"/>
        </w:rPr>
        <w:t xml:space="preserve">amount of time that participants were given to name the picture. This ensured that the </w:t>
      </w:r>
      <w:r w:rsidR="00F45A54">
        <w:rPr>
          <w:lang w:val="en-US"/>
        </w:rPr>
        <w:t>naming latencies that were compared across blocks were based on the same type of trials.</w:t>
      </w:r>
    </w:p>
    <w:p w14:paraId="74C88CF6" w14:textId="77777777" w:rsidR="00462063" w:rsidRDefault="00462063" w:rsidP="008E2D40">
      <w:pPr>
        <w:spacing w:line="480" w:lineRule="auto"/>
        <w:rPr>
          <w:lang w:val="en-US"/>
        </w:rPr>
      </w:pPr>
    </w:p>
    <w:p w14:paraId="337E5A31" w14:textId="0057CAB6" w:rsidR="00ED5B7B" w:rsidRPr="00ED5B7B" w:rsidRDefault="00ED5B7B" w:rsidP="008E2D40">
      <w:pPr>
        <w:spacing w:line="480" w:lineRule="auto"/>
        <w:rPr>
          <w:b/>
          <w:bCs/>
          <w:i/>
          <w:iCs/>
          <w:lang w:val="en-US"/>
        </w:rPr>
      </w:pPr>
      <w:r w:rsidRPr="00ED5B7B">
        <w:rPr>
          <w:b/>
          <w:bCs/>
          <w:i/>
          <w:iCs/>
          <w:lang w:val="en-US"/>
        </w:rPr>
        <w:t>Tests of cognitive skills</w:t>
      </w:r>
    </w:p>
    <w:p w14:paraId="45F29B26" w14:textId="430861BD" w:rsidR="00ED5B7B" w:rsidRDefault="00ED5B7B" w:rsidP="008E2D40">
      <w:pPr>
        <w:spacing w:line="480" w:lineRule="auto"/>
        <w:rPr>
          <w:lang w:val="en-US"/>
        </w:rPr>
      </w:pPr>
    </w:p>
    <w:p w14:paraId="339A5D4A" w14:textId="77777777" w:rsidR="00ED5B7B" w:rsidRDefault="00ED5B7B" w:rsidP="008E2D40">
      <w:pPr>
        <w:spacing w:line="480" w:lineRule="auto"/>
        <w:rPr>
          <w:lang w:val="en-US"/>
        </w:rPr>
      </w:pPr>
    </w:p>
    <w:p w14:paraId="57C1D196" w14:textId="41925EDA" w:rsidR="008E2D40" w:rsidRDefault="008E2D40" w:rsidP="008E2D40">
      <w:pPr>
        <w:spacing w:line="480" w:lineRule="auto"/>
        <w:rPr>
          <w:lang w:val="en-US"/>
        </w:rPr>
      </w:pPr>
    </w:p>
    <w:p w14:paraId="7D79D2FA" w14:textId="743A5295" w:rsidR="008D7718" w:rsidRPr="008D7718" w:rsidRDefault="008D7718" w:rsidP="008E2D40">
      <w:pPr>
        <w:spacing w:line="480" w:lineRule="auto"/>
        <w:rPr>
          <w:b/>
          <w:bCs/>
          <w:lang w:val="en-US"/>
        </w:rPr>
      </w:pPr>
      <w:r w:rsidRPr="008D7718">
        <w:rPr>
          <w:b/>
          <w:bCs/>
          <w:lang w:val="en-US"/>
        </w:rPr>
        <w:t>Stimuli and materials</w:t>
      </w:r>
    </w:p>
    <w:p w14:paraId="2B5469D0" w14:textId="24D80401" w:rsidR="008E2D40" w:rsidRDefault="008D7718" w:rsidP="008E2D40">
      <w:pPr>
        <w:spacing w:line="480" w:lineRule="auto"/>
        <w:rPr>
          <w:b/>
          <w:bCs/>
          <w:i/>
          <w:iCs/>
          <w:lang w:val="en-US"/>
        </w:rPr>
      </w:pPr>
      <w:r>
        <w:rPr>
          <w:b/>
          <w:bCs/>
          <w:i/>
          <w:iCs/>
          <w:lang w:val="en-US"/>
        </w:rPr>
        <w:lastRenderedPageBreak/>
        <w:t>Picture-word-interference task</w:t>
      </w:r>
    </w:p>
    <w:p w14:paraId="0E1E624C" w14:textId="6737764B" w:rsidR="008D7718" w:rsidRPr="008D7718" w:rsidRDefault="008D7718" w:rsidP="008E2D40">
      <w:pPr>
        <w:spacing w:line="480" w:lineRule="auto"/>
        <w:rPr>
          <w:lang w:val="en-US"/>
        </w:rPr>
      </w:pPr>
      <w:r>
        <w:rPr>
          <w:lang w:val="en-US"/>
        </w:rPr>
        <w:t xml:space="preserve">We selected 142 pictures from the </w:t>
      </w:r>
      <w:proofErr w:type="spellStart"/>
      <w:r>
        <w:rPr>
          <w:lang w:val="en-US"/>
        </w:rPr>
        <w:t>Multipic</w:t>
      </w:r>
      <w:proofErr w:type="spellEnd"/>
      <w:r>
        <w:rPr>
          <w:lang w:val="en-US"/>
        </w:rPr>
        <w:t xml:space="preserve"> database (</w:t>
      </w:r>
      <w:proofErr w:type="spellStart"/>
      <w:r w:rsidRPr="008D7718">
        <w:rPr>
          <w:lang w:val="en-US"/>
        </w:rPr>
        <w:t>Duñabeitia</w:t>
      </w:r>
      <w:proofErr w:type="spellEnd"/>
      <w:r w:rsidRPr="008D7718">
        <w:rPr>
          <w:lang w:val="en-US"/>
        </w:rPr>
        <w:t xml:space="preserve"> et al., 2017</w:t>
      </w:r>
      <w:r>
        <w:rPr>
          <w:lang w:val="en-US"/>
        </w:rPr>
        <w:t xml:space="preserve">) </w:t>
      </w:r>
      <w:r w:rsidR="00AF28C4">
        <w:rPr>
          <w:lang w:val="en-US"/>
        </w:rPr>
        <w:t>for</w:t>
      </w:r>
      <w:r>
        <w:rPr>
          <w:lang w:val="en-US"/>
        </w:rPr>
        <w:t xml:space="preserve"> the picture-word-interference task. </w:t>
      </w:r>
    </w:p>
    <w:p w14:paraId="2D3F6A26" w14:textId="74D7F7C3" w:rsidR="008E2D40" w:rsidRDefault="008E2D40" w:rsidP="008E2D40">
      <w:pPr>
        <w:spacing w:line="480" w:lineRule="auto"/>
        <w:rPr>
          <w:lang w:val="en-US"/>
        </w:rPr>
      </w:pPr>
    </w:p>
    <w:p w14:paraId="1C48EA61" w14:textId="34544C80" w:rsidR="008E2D40" w:rsidRPr="008E2D40" w:rsidRDefault="008E2D40" w:rsidP="008E2D40">
      <w:pPr>
        <w:tabs>
          <w:tab w:val="left" w:pos="7856"/>
        </w:tabs>
        <w:rPr>
          <w:lang w:val="en-US"/>
        </w:rPr>
      </w:pPr>
      <w:r>
        <w:rPr>
          <w:lang w:val="en-US"/>
        </w:rPr>
        <w:tab/>
      </w:r>
    </w:p>
    <w:sectPr w:rsidR="008E2D40" w:rsidRPr="008E2D4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mela Fuhrmeister" w:date="2021-08-12T10:38:00Z" w:initials="PF">
    <w:p w14:paraId="1CA5FD2A" w14:textId="0E770918" w:rsidR="005721E5" w:rsidRDefault="005721E5">
      <w:pPr>
        <w:pStyle w:val="Kommentartext"/>
        <w:rPr>
          <w:lang w:val="en-US"/>
        </w:rPr>
      </w:pPr>
      <w:r>
        <w:rPr>
          <w:rStyle w:val="Kommentarzeichen"/>
        </w:rPr>
        <w:annotationRef/>
      </w:r>
      <w:r w:rsidRPr="00FD57F8">
        <w:rPr>
          <w:lang w:val="en-US"/>
        </w:rPr>
        <w:t>Who are all the authors on this paper? You, me, Sylvain?</w:t>
      </w:r>
    </w:p>
    <w:p w14:paraId="07A48AD4" w14:textId="4E6EA7D4" w:rsidR="00FD57F8" w:rsidRDefault="00FD57F8">
      <w:pPr>
        <w:pStyle w:val="Kommentartext"/>
        <w:rPr>
          <w:lang w:val="en-US"/>
        </w:rPr>
      </w:pPr>
    </w:p>
    <w:p w14:paraId="06294E6E" w14:textId="79B28057" w:rsidR="00FD57F8" w:rsidRDefault="00FD57F8">
      <w:pPr>
        <w:pStyle w:val="Kommentartext"/>
        <w:rPr>
          <w:lang w:val="en-US"/>
        </w:rPr>
      </w:pPr>
    </w:p>
    <w:p w14:paraId="4FF27427" w14:textId="0C462653" w:rsidR="00FD57F8" w:rsidRPr="00FD57F8" w:rsidRDefault="00FD57F8">
      <w:pPr>
        <w:pStyle w:val="Kommentartext"/>
        <w:rPr>
          <w:lang w:val="en-US"/>
        </w:rPr>
      </w:pPr>
      <w:r>
        <w:rPr>
          <w:lang w:val="en-US"/>
        </w:rPr>
        <w:t xml:space="preserve">Yes, that’s it I think. </w:t>
      </w:r>
    </w:p>
  </w:comment>
  <w:comment w:id="3" w:author="Audrey" w:date="2022-11-25T15:31:00Z" w:initials="A">
    <w:p w14:paraId="7A390016" w14:textId="1F5F3EAB" w:rsidR="00FD57F8" w:rsidRPr="00FD57F8" w:rsidRDefault="00FD57F8">
      <w:pPr>
        <w:pStyle w:val="Kommentartext"/>
        <w:rPr>
          <w:lang w:val="en-US"/>
        </w:rPr>
      </w:pPr>
      <w:r>
        <w:rPr>
          <w:rStyle w:val="Kommentarzeichen"/>
        </w:rPr>
        <w:annotationRef/>
      </w:r>
      <w:r w:rsidRPr="00FD57F8">
        <w:rPr>
          <w:lang w:val="en-US"/>
        </w:rPr>
        <w:t xml:space="preserve">if we only use the condition with a a line of </w:t>
      </w:r>
      <w:r>
        <w:rPr>
          <w:lang w:val="en-US"/>
        </w:rPr>
        <w:t>Xs, then simply say naming task?</w:t>
      </w:r>
    </w:p>
  </w:comment>
  <w:comment w:id="19" w:author="Audrey" w:date="2022-11-25T15:32:00Z" w:initials="A">
    <w:p w14:paraId="23F3F6F9" w14:textId="3E0536FE" w:rsidR="00FD57F8" w:rsidRPr="00FD57F8" w:rsidRDefault="00FD57F8">
      <w:pPr>
        <w:pStyle w:val="Kommentartext"/>
        <w:rPr>
          <w:lang w:val="en-US"/>
        </w:rPr>
      </w:pPr>
      <w:r>
        <w:rPr>
          <w:rStyle w:val="Kommentarzeichen"/>
        </w:rPr>
        <w:annotationRef/>
      </w:r>
      <w:r w:rsidRPr="00FD57F8">
        <w:rPr>
          <w:lang w:val="en-US"/>
        </w:rPr>
        <w:t>I am not sure I agree 100</w:t>
      </w:r>
      <w:r>
        <w:rPr>
          <w:lang w:val="en-US"/>
        </w:rPr>
        <w:t>% here. I</w:t>
      </w:r>
      <w:r w:rsidR="005134B9">
        <w:rPr>
          <w:lang w:val="en-US"/>
        </w:rPr>
        <w:t xml:space="preserve"> think that i</w:t>
      </w:r>
      <w:r>
        <w:rPr>
          <w:lang w:val="en-US"/>
        </w:rPr>
        <w:t>t would be more correct to say that this variability has been assumed to reflect differences in cognitive resources. Variability could also occur if participants have different language skills for instance</w:t>
      </w:r>
    </w:p>
  </w:comment>
  <w:comment w:id="20" w:author="Audrey" w:date="2022-11-25T15:42:00Z" w:initials="A">
    <w:p w14:paraId="442C18E6" w14:textId="21FFD7E0" w:rsidR="005F0FCB" w:rsidRPr="005F0FCB" w:rsidRDefault="005F0FCB">
      <w:pPr>
        <w:pStyle w:val="Kommentartext"/>
        <w:rPr>
          <w:lang w:val="en-US"/>
        </w:rPr>
      </w:pPr>
      <w:r>
        <w:rPr>
          <w:rStyle w:val="Kommentarzeichen"/>
        </w:rPr>
        <w:annotationRef/>
      </w:r>
      <w:r w:rsidRPr="005F0FCB">
        <w:rPr>
          <w:lang w:val="en-US"/>
        </w:rPr>
        <w:t>At times I find the text too specific</w:t>
      </w:r>
      <w:r w:rsidR="005A49E4">
        <w:rPr>
          <w:lang w:val="en-US"/>
        </w:rPr>
        <w:t xml:space="preserve">  in this section, it reads as if we were already in the methods section</w:t>
      </w:r>
      <w:r w:rsidRPr="005F0FCB">
        <w:rPr>
          <w:lang w:val="en-US"/>
        </w:rPr>
        <w:t xml:space="preserve">. </w:t>
      </w:r>
      <w:r>
        <w:rPr>
          <w:lang w:val="en-US"/>
        </w:rPr>
        <w:t>We’re still in the introduction I would therefore suggest that we remain more general, and keep the detailed description of the tasks we will use for the methods section</w:t>
      </w:r>
    </w:p>
  </w:comment>
  <w:comment w:id="21" w:author="Audrey" w:date="2022-11-25T15:46:00Z" w:initials="A">
    <w:p w14:paraId="3030C1BA" w14:textId="5FC99C40" w:rsidR="005A49E4" w:rsidRPr="005A49E4" w:rsidRDefault="005A49E4" w:rsidP="005A49E4">
      <w:pPr>
        <w:pStyle w:val="Kommentartext"/>
        <w:rPr>
          <w:lang w:val="en-US"/>
        </w:rPr>
      </w:pPr>
      <w:r>
        <w:rPr>
          <w:rStyle w:val="Kommentarzeichen"/>
        </w:rPr>
        <w:annotationRef/>
      </w:r>
      <w:r w:rsidRPr="005A49E4">
        <w:rPr>
          <w:lang w:val="en-US"/>
        </w:rPr>
        <w:t xml:space="preserve">this could also be summarized and replaced by </w:t>
      </w:r>
      <w:r>
        <w:rPr>
          <w:lang w:val="en-US"/>
        </w:rPr>
        <w:t>: in other tasks, the participants have to remember the positions of a shape on a grid (</w:t>
      </w:r>
      <w:r w:rsidRPr="003E6A0C">
        <w:rPr>
          <w:lang w:val="en-US"/>
        </w:rPr>
        <w:t>symmetry span task (e.g</w:t>
      </w:r>
      <w:r>
        <w:rPr>
          <w:lang w:val="en-US"/>
        </w:rPr>
        <w:t xml:space="preserve">., </w:t>
      </w:r>
      <w:r w:rsidRPr="003E6A0C">
        <w:rPr>
          <w:lang w:val="en-US"/>
        </w:rPr>
        <w:t>Unsworth et al., 2009</w:t>
      </w:r>
      <w:r>
        <w:rPr>
          <w:lang w:val="en-US"/>
        </w:rPr>
        <w:t>) or the length and directions of arrows (</w:t>
      </w:r>
      <w:r w:rsidRPr="003E6A0C">
        <w:rPr>
          <w:lang w:val="en-US"/>
        </w:rPr>
        <w:t xml:space="preserve"> and the rotation span task (Harrison et al., 2013).</w:t>
      </w:r>
      <w:r>
        <w:rPr>
          <w:lang w:val="en-US"/>
        </w:rPr>
        <w:t xml:space="preserve"> and the rest can go in the methods section</w:t>
      </w:r>
    </w:p>
  </w:comment>
  <w:comment w:id="22" w:author="Audrey" w:date="2022-11-25T15:46:00Z" w:initials="A">
    <w:p w14:paraId="43D2E005" w14:textId="65956AD8" w:rsidR="005A49E4" w:rsidRPr="005A49E4" w:rsidRDefault="005A49E4">
      <w:pPr>
        <w:pStyle w:val="Kommentartext"/>
        <w:rPr>
          <w:lang w:val="en-US"/>
        </w:rPr>
      </w:pPr>
      <w:r>
        <w:rPr>
          <w:rStyle w:val="Kommentarzeichen"/>
        </w:rPr>
        <w:annotationRef/>
      </w:r>
      <w:r w:rsidRPr="005A49E4">
        <w:rPr>
          <w:lang w:val="en-US"/>
        </w:rPr>
        <w:t>I would keep this for the</w:t>
      </w:r>
      <w:r>
        <w:rPr>
          <w:lang w:val="en-US"/>
        </w:rPr>
        <w:t xml:space="preserve"> methods section</w:t>
      </w:r>
    </w:p>
  </w:comment>
  <w:comment w:id="23" w:author="Audrey" w:date="2022-11-25T15:50:00Z" w:initials="A">
    <w:p w14:paraId="547C3810" w14:textId="7D3BF0DE" w:rsidR="005A49E4" w:rsidRPr="005A49E4" w:rsidRDefault="005A49E4">
      <w:pPr>
        <w:pStyle w:val="Kommentartext"/>
        <w:rPr>
          <w:lang w:val="en-US"/>
        </w:rPr>
      </w:pPr>
      <w:r>
        <w:rPr>
          <w:rStyle w:val="Kommentarzeichen"/>
        </w:rPr>
        <w:annotationRef/>
      </w:r>
      <w:r w:rsidRPr="005A49E4">
        <w:rPr>
          <w:lang w:val="en-US"/>
        </w:rPr>
        <w:t>that’s exactly the term I was looking for above</w:t>
      </w:r>
      <w:r>
        <w:rPr>
          <w:lang w:val="en-US"/>
        </w:rPr>
        <w:t>!</w:t>
      </w:r>
    </w:p>
  </w:comment>
  <w:comment w:id="24" w:author="Pamela Fuhrmeister" w:date="2021-06-23T09:34:00Z" w:initials="PF">
    <w:p w14:paraId="43A3CEFB" w14:textId="79C30081" w:rsidR="0041607B" w:rsidRPr="006261F6" w:rsidRDefault="0041607B">
      <w:pPr>
        <w:pStyle w:val="Kommentartext"/>
        <w:rPr>
          <w:lang w:val="en-US"/>
        </w:rPr>
      </w:pPr>
      <w:r>
        <w:rPr>
          <w:rStyle w:val="Kommentarzeichen"/>
        </w:rPr>
        <w:annotationRef/>
      </w:r>
      <w:r w:rsidRPr="006261F6">
        <w:rPr>
          <w:lang w:val="en-US"/>
        </w:rPr>
        <w:t>Do we need this? We never come back to it.</w:t>
      </w:r>
    </w:p>
  </w:comment>
  <w:comment w:id="25" w:author="Audrey" w:date="2022-11-25T15:50:00Z" w:initials="A">
    <w:p w14:paraId="2EEA6274" w14:textId="2B02A360" w:rsidR="00122B4C" w:rsidRPr="00122B4C" w:rsidRDefault="00122B4C">
      <w:pPr>
        <w:pStyle w:val="Kommentartext"/>
        <w:rPr>
          <w:lang w:val="en-US"/>
        </w:rPr>
      </w:pPr>
      <w:r>
        <w:rPr>
          <w:rStyle w:val="Kommentarzeichen"/>
        </w:rPr>
        <w:annotationRef/>
      </w:r>
      <w:r w:rsidRPr="00122B4C">
        <w:rPr>
          <w:lang w:val="en-US"/>
        </w:rPr>
        <w:t>I would say yes, otherwise it also does not make sense to mention the difference between the two</w:t>
      </w:r>
    </w:p>
  </w:comment>
  <w:comment w:id="26" w:author="Audrey" w:date="2022-11-25T15:52:00Z" w:initials="A">
    <w:p w14:paraId="648D6726" w14:textId="2E069ED0" w:rsidR="00122B4C" w:rsidRPr="00122B4C" w:rsidRDefault="00122B4C">
      <w:pPr>
        <w:pStyle w:val="Kommentartext"/>
        <w:rPr>
          <w:lang w:val="en-US"/>
        </w:rPr>
      </w:pPr>
      <w:r>
        <w:rPr>
          <w:rStyle w:val="Kommentarzeichen"/>
        </w:rPr>
        <w:annotationRef/>
      </w:r>
      <w:r w:rsidRPr="00122B4C">
        <w:rPr>
          <w:lang w:val="en-US"/>
        </w:rPr>
        <w:t xml:space="preserve">I would remove these details and put them in the methods section. </w:t>
      </w:r>
      <w:r>
        <w:rPr>
          <w:lang w:val="en-US"/>
        </w:rPr>
        <w:t>I suspect that not all authors use exactly these values</w:t>
      </w:r>
    </w:p>
  </w:comment>
  <w:comment w:id="27" w:author="Audrey" w:date="2022-11-25T15:53:00Z" w:initials="A">
    <w:p w14:paraId="4F075E70" w14:textId="4B08E2FF" w:rsidR="00122B4C" w:rsidRPr="00122B4C" w:rsidRDefault="00122B4C">
      <w:pPr>
        <w:pStyle w:val="Kommentartext"/>
        <w:rPr>
          <w:lang w:val="en-US"/>
        </w:rPr>
      </w:pPr>
      <w:r>
        <w:rPr>
          <w:rStyle w:val="Kommentarzeichen"/>
        </w:rPr>
        <w:annotationRef/>
      </w:r>
      <w:r w:rsidRPr="00122B4C">
        <w:rPr>
          <w:lang w:val="en-US"/>
        </w:rPr>
        <w:t xml:space="preserve">same here </w:t>
      </w:r>
      <w:r>
        <w:rPr>
          <w:lang w:val="en-US"/>
        </w:rPr>
        <w:t>I would only keep the general idea and keep the details for the methods section</w:t>
      </w:r>
    </w:p>
  </w:comment>
  <w:comment w:id="28" w:author="Audrey" w:date="2022-11-25T15:54:00Z" w:initials="A">
    <w:p w14:paraId="2EF931F8" w14:textId="4226D9E7" w:rsidR="00122B4C" w:rsidRPr="00122B4C" w:rsidRDefault="00122B4C">
      <w:pPr>
        <w:pStyle w:val="Kommentartext"/>
        <w:rPr>
          <w:lang w:val="en-US"/>
        </w:rPr>
      </w:pPr>
      <w:r>
        <w:rPr>
          <w:rStyle w:val="Kommentarzeichen"/>
        </w:rPr>
        <w:annotationRef/>
      </w:r>
      <w:r w:rsidRPr="00122B4C">
        <w:rPr>
          <w:lang w:val="en-US"/>
        </w:rPr>
        <w:t>should</w:t>
      </w:r>
      <w:r>
        <w:rPr>
          <w:lang w:val="en-US"/>
        </w:rPr>
        <w:t xml:space="preserve"> </w:t>
      </w:r>
      <w:r w:rsidRPr="00122B4C">
        <w:rPr>
          <w:lang w:val="en-US"/>
        </w:rPr>
        <w:t>perhaps be explained first (in general terms</w:t>
      </w:r>
      <w:r>
        <w:rPr>
          <w:lang w:val="en-US"/>
        </w:rPr>
        <w:t>?)</w:t>
      </w:r>
    </w:p>
  </w:comment>
  <w:comment w:id="29" w:author="Audrey" w:date="2022-11-25T15:54:00Z" w:initials="A">
    <w:p w14:paraId="67823A06" w14:textId="37FF3F88" w:rsidR="00122B4C" w:rsidRPr="00122B4C" w:rsidRDefault="00122B4C">
      <w:pPr>
        <w:pStyle w:val="Kommentartext"/>
        <w:rPr>
          <w:lang w:val="en-US"/>
        </w:rPr>
      </w:pPr>
      <w:r>
        <w:rPr>
          <w:rStyle w:val="Kommentarzeichen"/>
        </w:rPr>
        <w:annotationRef/>
      </w:r>
      <w:r w:rsidRPr="00122B4C">
        <w:rPr>
          <w:lang w:val="en-US"/>
        </w:rPr>
        <w:t>I would put all this in the methods section</w:t>
      </w:r>
    </w:p>
  </w:comment>
  <w:comment w:id="30" w:author="Audrey" w:date="2022-11-28T08:37:00Z" w:initials="A">
    <w:p w14:paraId="7634C75E" w14:textId="4334C9D5" w:rsidR="005134B9" w:rsidRPr="005134B9" w:rsidRDefault="005134B9">
      <w:pPr>
        <w:pStyle w:val="Kommentartext"/>
        <w:rPr>
          <w:lang w:val="en-US"/>
        </w:rPr>
      </w:pPr>
      <w:r>
        <w:rPr>
          <w:rStyle w:val="Kommentarzeichen"/>
        </w:rPr>
        <w:annotationRef/>
      </w:r>
      <w:r w:rsidRPr="005134B9">
        <w:rPr>
          <w:lang w:val="en-US"/>
        </w:rPr>
        <w:t>sounds a bit too negative</w:t>
      </w:r>
    </w:p>
  </w:comment>
  <w:comment w:id="31" w:author="Audrey" w:date="2022-11-28T08:37:00Z" w:initials="A">
    <w:p w14:paraId="41805E83" w14:textId="5C81FD8F" w:rsidR="005134B9" w:rsidRPr="005134B9" w:rsidRDefault="005134B9">
      <w:pPr>
        <w:pStyle w:val="Kommentartext"/>
        <w:rPr>
          <w:lang w:val="en-US"/>
        </w:rPr>
      </w:pPr>
      <w:r>
        <w:rPr>
          <w:rStyle w:val="Kommentarzeichen"/>
        </w:rPr>
        <w:annotationRef/>
      </w:r>
      <w:r w:rsidRPr="005134B9">
        <w:rPr>
          <w:lang w:val="en-US"/>
        </w:rPr>
        <w:t xml:space="preserve">should we add that we </w:t>
      </w:r>
      <w:r>
        <w:rPr>
          <w:lang w:val="en-US"/>
        </w:rPr>
        <w:t>included tasks that targeted different aspects of a given cognitive skill?</w:t>
      </w:r>
    </w:p>
  </w:comment>
  <w:comment w:id="32" w:author="Pamela Fuhrmeister" w:date="2021-06-23T11:08:00Z" w:initials="PF">
    <w:p w14:paraId="61072AC7" w14:textId="2185FEE8" w:rsidR="000D5B68" w:rsidRPr="005134B9" w:rsidRDefault="000D5B68">
      <w:pPr>
        <w:pStyle w:val="Kommentartext"/>
        <w:rPr>
          <w:lang w:val="en-US"/>
        </w:rPr>
      </w:pPr>
      <w:r>
        <w:rPr>
          <w:rStyle w:val="Kommentarzeichen"/>
        </w:rPr>
        <w:annotationRef/>
      </w:r>
      <w:r w:rsidRPr="006261F6">
        <w:rPr>
          <w:lang w:val="en-US"/>
        </w:rPr>
        <w:t xml:space="preserve">I’m not sure I understand all of Sylvain’s text here. Why would participants only do the training block if they noticed a pattern in the familiarization block? </w:t>
      </w:r>
      <w:r w:rsidRPr="005134B9">
        <w:rPr>
          <w:lang w:val="en-US"/>
        </w:rPr>
        <w:t>What does the highlighted text mean?</w:t>
      </w:r>
    </w:p>
  </w:comment>
  <w:comment w:id="33" w:author="Audrey" w:date="2022-11-25T15:58:00Z" w:initials="A">
    <w:p w14:paraId="3EF7FA1D" w14:textId="4C395ADF" w:rsidR="00122B4C" w:rsidRPr="005134B9" w:rsidRDefault="00122B4C">
      <w:pPr>
        <w:pStyle w:val="Kommentartext"/>
        <w:rPr>
          <w:lang w:val="en-US"/>
        </w:rPr>
      </w:pPr>
      <w:r>
        <w:rPr>
          <w:rStyle w:val="Kommentarzeichen"/>
        </w:rPr>
        <w:annotationRef/>
      </w:r>
      <w:r w:rsidRPr="005134B9">
        <w:rPr>
          <w:lang w:val="en-US"/>
        </w:rPr>
        <w:t>I don’t remember…</w:t>
      </w:r>
      <w:r w:rsidR="005134B9">
        <w:rPr>
          <w:lang w:val="en-US"/>
        </w:rPr>
        <w:t>We can ask him</w:t>
      </w:r>
    </w:p>
  </w:comment>
  <w:comment w:id="34" w:author="Audrey" w:date="2022-11-25T15:58:00Z" w:initials="A">
    <w:p w14:paraId="7AC989E6" w14:textId="52BEAC96" w:rsidR="00122B4C" w:rsidRPr="00122B4C" w:rsidRDefault="00122B4C">
      <w:pPr>
        <w:pStyle w:val="Kommentartext"/>
        <w:rPr>
          <w:lang w:val="en-US"/>
        </w:rPr>
      </w:pPr>
      <w:r>
        <w:rPr>
          <w:rStyle w:val="Kommentarzeichen"/>
        </w:rPr>
        <w:annotationRef/>
      </w:r>
      <w:r w:rsidRPr="00122B4C">
        <w:rPr>
          <w:lang w:val="en-US"/>
        </w:rPr>
        <w:t>I suppose thi</w:t>
      </w:r>
      <w:r w:rsidR="005134B9">
        <w:rPr>
          <w:lang w:val="en-US"/>
        </w:rPr>
        <w:t xml:space="preserve">s means that for each distance </w:t>
      </w:r>
      <w:r w:rsidRPr="00122B4C">
        <w:rPr>
          <w:lang w:val="en-US"/>
        </w:rPr>
        <w:t>there were 12 trials</w:t>
      </w:r>
    </w:p>
  </w:comment>
  <w:comment w:id="36" w:author="Audrey" w:date="2022-11-25T16:01:00Z" w:initials="A">
    <w:p w14:paraId="1C207ED3" w14:textId="35551D6B" w:rsidR="00494997" w:rsidRPr="00494997" w:rsidRDefault="00494997">
      <w:pPr>
        <w:pStyle w:val="Kommentartext"/>
        <w:rPr>
          <w:lang w:val="en-US"/>
        </w:rPr>
      </w:pPr>
      <w:r>
        <w:rPr>
          <w:rStyle w:val="Kommentarzeichen"/>
        </w:rPr>
        <w:annotationRef/>
      </w:r>
      <w:r w:rsidRPr="00494997">
        <w:rPr>
          <w:lang w:val="en-US"/>
        </w:rPr>
        <w:t xml:space="preserve">This information could be on the </w:t>
      </w:r>
      <w:r>
        <w:rPr>
          <w:lang w:val="en-US"/>
        </w:rPr>
        <w:t>B05 sever.</w:t>
      </w:r>
      <w:r w:rsidR="005134B9">
        <w:rPr>
          <w:lang w:val="en-US"/>
        </w:rPr>
        <w:t xml:space="preserve"> This folder might be useful </w:t>
      </w:r>
      <w:hyperlink r:id="rId1" w:history="1">
        <w:r w:rsidR="00060695" w:rsidRPr="009921AF">
          <w:rPr>
            <w:rStyle w:val="Hyperlink"/>
            <w:lang w:val="en-US"/>
          </w:rPr>
          <w:t>\\141.89.97.22\projects\sfb\b05\ourArchive\Experiment01_EEG_Distribution\Behavior_Computer_Cognitive_Tasks\Extracted_Results</w:t>
        </w:r>
      </w:hyperlink>
      <w:r w:rsidR="00060695">
        <w:rPr>
          <w:lang w:val="en-US"/>
        </w:rPr>
        <w:t xml:space="preserve"> as it contains a txt file that explains all the columns of the data </w:t>
      </w:r>
    </w:p>
  </w:comment>
  <w:comment w:id="35" w:author="Audrey" w:date="2022-11-28T08:41:00Z" w:initials="A">
    <w:p w14:paraId="13D7202D" w14:textId="5E670403" w:rsidR="00060695" w:rsidRPr="00060695" w:rsidRDefault="00060695">
      <w:pPr>
        <w:pStyle w:val="Kommentartext"/>
        <w:rPr>
          <w:lang w:val="en-US"/>
        </w:rPr>
      </w:pPr>
      <w:r>
        <w:rPr>
          <w:rStyle w:val="Kommentarzeichen"/>
        </w:rPr>
        <w:annotationRef/>
      </w:r>
      <w:r w:rsidRPr="00060695">
        <w:rPr>
          <w:lang w:val="en-US"/>
        </w:rPr>
        <w:t>I would put this information above, when the tasks are described</w:t>
      </w:r>
    </w:p>
  </w:comment>
  <w:comment w:id="37" w:author="Audrey" w:date="2022-11-28T08:43:00Z" w:initials="A">
    <w:p w14:paraId="74229EA0" w14:textId="05A97C43" w:rsidR="00060695" w:rsidRPr="00060695" w:rsidRDefault="00060695">
      <w:pPr>
        <w:pStyle w:val="Kommentartext"/>
        <w:rPr>
          <w:lang w:val="en-US"/>
        </w:rPr>
      </w:pPr>
      <w:r>
        <w:rPr>
          <w:rStyle w:val="Kommentarzeichen"/>
        </w:rPr>
        <w:annotationRef/>
      </w:r>
      <w:r w:rsidRPr="00060695">
        <w:rPr>
          <w:lang w:val="en-US"/>
        </w:rPr>
        <w:t>discuss them nevertheless? especially the ones above 0.3</w:t>
      </w:r>
      <w:r>
        <w:rPr>
          <w:lang w:val="en-US"/>
        </w:rPr>
        <w:t>?</w:t>
      </w:r>
    </w:p>
  </w:comment>
  <w:comment w:id="38" w:author="Audrey" w:date="2022-11-28T08:44:00Z" w:initials="A">
    <w:p w14:paraId="5210C8C4" w14:textId="0DCB1E3A" w:rsidR="00060695" w:rsidRPr="00060695" w:rsidRDefault="00060695">
      <w:pPr>
        <w:pStyle w:val="Kommentartext"/>
        <w:rPr>
          <w:lang w:val="en-US"/>
        </w:rPr>
      </w:pPr>
      <w:r>
        <w:rPr>
          <w:rStyle w:val="Kommentarzeichen"/>
        </w:rPr>
        <w:annotationRef/>
      </w:r>
      <w:r w:rsidRPr="00060695">
        <w:rPr>
          <w:lang w:val="en-US"/>
        </w:rPr>
        <w:t>this should go right? or do we keep it</w:t>
      </w:r>
      <w:r>
        <w:rPr>
          <w:lang w:val="en-US"/>
        </w:rPr>
        <w:t>?</w:t>
      </w:r>
    </w:p>
  </w:comment>
  <w:comment w:id="40" w:author="Audrey" w:date="2022-11-28T08:46:00Z" w:initials="A">
    <w:p w14:paraId="44535795" w14:textId="7D278B7B" w:rsidR="00060695" w:rsidRPr="00060695" w:rsidRDefault="00060695">
      <w:pPr>
        <w:pStyle w:val="Kommentartext"/>
        <w:rPr>
          <w:lang w:val="en-US"/>
        </w:rPr>
      </w:pPr>
      <w:r>
        <w:rPr>
          <w:rStyle w:val="Kommentarzeichen"/>
        </w:rPr>
        <w:annotationRef/>
      </w:r>
      <w:r w:rsidRPr="00060695">
        <w:rPr>
          <w:lang w:val="en-US"/>
        </w:rPr>
        <w:t xml:space="preserve">some of this could come earlier. </w:t>
      </w:r>
      <w:r>
        <w:rPr>
          <w:lang w:val="en-US"/>
        </w:rPr>
        <w:t>This would motivate the use of ex Gaussian analyses better. Why not put the text above and come back to this here, highlighting the results that can be related to task difficulty?</w:t>
      </w:r>
    </w:p>
  </w:comment>
  <w:comment w:id="41" w:author="Audrey" w:date="2022-11-28T08:47:00Z" w:initials="A">
    <w:p w14:paraId="711ED887" w14:textId="03FC1AD9" w:rsidR="00060695" w:rsidRPr="00060695" w:rsidRDefault="00060695">
      <w:pPr>
        <w:pStyle w:val="Kommentartext"/>
        <w:rPr>
          <w:lang w:val="en-US"/>
        </w:rPr>
      </w:pPr>
      <w:r>
        <w:rPr>
          <w:rStyle w:val="Kommentarzeichen"/>
        </w:rPr>
        <w:annotationRef/>
      </w:r>
      <w:r w:rsidRPr="00060695">
        <w:rPr>
          <w:lang w:val="en-US"/>
        </w:rPr>
        <w:t>should we add: if the c</w:t>
      </w:r>
      <w:r>
        <w:rPr>
          <w:lang w:val="en-US"/>
        </w:rPr>
        <w:t>orrelation found in Experiment 1 is not a type I error, we expect to replicate it here?</w:t>
      </w:r>
    </w:p>
  </w:comment>
  <w:comment w:id="42" w:author="Pamela Fuhrmeister" w:date="2023-01-02T15:24:00Z" w:initials="PF">
    <w:p w14:paraId="53574835" w14:textId="77777777" w:rsidR="00B27EF6" w:rsidRDefault="00B27EF6" w:rsidP="00D86372">
      <w:r>
        <w:rPr>
          <w:rStyle w:val="Kommentarzeichen"/>
        </w:rPr>
        <w:annotationRef/>
      </w:r>
      <w:r>
        <w:rPr>
          <w:rFonts w:asciiTheme="minorHAnsi" w:eastAsiaTheme="minorHAnsi" w:hAnsiTheme="minorHAnsi" w:cstheme="minorBidi"/>
          <w:sz w:val="20"/>
          <w:szCs w:val="20"/>
          <w:lang w:eastAsia="en-US"/>
        </w:rPr>
        <w:t>Yes!</w:t>
      </w:r>
    </w:p>
  </w:comment>
  <w:comment w:id="44" w:author="Audrey" w:date="2022-11-28T08:47:00Z" w:initials="A">
    <w:p w14:paraId="799E9ADF" w14:textId="0A14929E" w:rsidR="00060695" w:rsidRPr="00060695" w:rsidRDefault="00060695">
      <w:pPr>
        <w:pStyle w:val="Kommentartext"/>
        <w:rPr>
          <w:lang w:val="en-US"/>
        </w:rPr>
      </w:pPr>
      <w:r>
        <w:rPr>
          <w:rStyle w:val="Kommentarzeichen"/>
        </w:rPr>
        <w:annotationRef/>
      </w:r>
      <w:r w:rsidRPr="00060695">
        <w:rPr>
          <w:lang w:val="en-US"/>
        </w:rPr>
        <w:t xml:space="preserve">not necessary </w:t>
      </w:r>
      <w:r>
        <w:rPr>
          <w:lang w:val="en-US"/>
        </w:rPr>
        <w:t>in my opinion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27427" w15:done="0"/>
  <w15:commentEx w15:paraId="7A390016" w15:done="1"/>
  <w15:commentEx w15:paraId="23F3F6F9" w15:done="0"/>
  <w15:commentEx w15:paraId="442C18E6" w15:done="0"/>
  <w15:commentEx w15:paraId="3030C1BA" w15:done="0"/>
  <w15:commentEx w15:paraId="43D2E005" w15:done="0"/>
  <w15:commentEx w15:paraId="547C3810" w15:done="0"/>
  <w15:commentEx w15:paraId="43A3CEFB" w15:done="0"/>
  <w15:commentEx w15:paraId="2EEA6274" w15:paraIdParent="43A3CEFB" w15:done="0"/>
  <w15:commentEx w15:paraId="648D6726" w15:done="0"/>
  <w15:commentEx w15:paraId="4F075E70" w15:done="0"/>
  <w15:commentEx w15:paraId="2EF931F8" w15:done="0"/>
  <w15:commentEx w15:paraId="67823A06" w15:done="0"/>
  <w15:commentEx w15:paraId="7634C75E" w15:done="0"/>
  <w15:commentEx w15:paraId="41805E83" w15:done="0"/>
  <w15:commentEx w15:paraId="61072AC7" w15:done="0"/>
  <w15:commentEx w15:paraId="3EF7FA1D" w15:paraIdParent="61072AC7" w15:done="0"/>
  <w15:commentEx w15:paraId="7AC989E6" w15:done="0"/>
  <w15:commentEx w15:paraId="1C207ED3" w15:done="0"/>
  <w15:commentEx w15:paraId="13D7202D" w15:done="0"/>
  <w15:commentEx w15:paraId="74229EA0" w15:done="0"/>
  <w15:commentEx w15:paraId="5210C8C4" w15:done="0"/>
  <w15:commentEx w15:paraId="44535795" w15:done="0"/>
  <w15:commentEx w15:paraId="711ED887" w15:done="0"/>
  <w15:commentEx w15:paraId="53574835" w15:paraIdParent="711ED887" w15:done="0"/>
  <w15:commentEx w15:paraId="799E9A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D7E8F" w16cex:dateUtc="2021-06-23T07:34:00Z"/>
  <w16cex:commentExtensible w16cex:durableId="247D94B7" w16cex:dateUtc="2021-06-23T09:08:00Z"/>
  <w16cex:commentExtensible w16cex:durableId="275D7595" w16cex:dateUtc="2023-01-02T1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27427" w16cid:durableId="272EFDB5"/>
  <w16cid:commentId w16cid:paraId="7A390016" w16cid:durableId="272EFDB7"/>
  <w16cid:commentId w16cid:paraId="23F3F6F9" w16cid:durableId="272EFDB8"/>
  <w16cid:commentId w16cid:paraId="442C18E6" w16cid:durableId="272EFDBA"/>
  <w16cid:commentId w16cid:paraId="3030C1BA" w16cid:durableId="272EFDBB"/>
  <w16cid:commentId w16cid:paraId="43D2E005" w16cid:durableId="272EFDBC"/>
  <w16cid:commentId w16cid:paraId="547C3810" w16cid:durableId="272EFDBD"/>
  <w16cid:commentId w16cid:paraId="43A3CEFB" w16cid:durableId="247D7E8F"/>
  <w16cid:commentId w16cid:paraId="2EEA6274" w16cid:durableId="272EFDBF"/>
  <w16cid:commentId w16cid:paraId="648D6726" w16cid:durableId="272EFDC0"/>
  <w16cid:commentId w16cid:paraId="4F075E70" w16cid:durableId="272EFDC1"/>
  <w16cid:commentId w16cid:paraId="2EF931F8" w16cid:durableId="272EFDC2"/>
  <w16cid:commentId w16cid:paraId="67823A06" w16cid:durableId="272EFDC3"/>
  <w16cid:commentId w16cid:paraId="7634C75E" w16cid:durableId="272EFDC4"/>
  <w16cid:commentId w16cid:paraId="41805E83" w16cid:durableId="272EFDC5"/>
  <w16cid:commentId w16cid:paraId="61072AC7" w16cid:durableId="247D94B7"/>
  <w16cid:commentId w16cid:paraId="3EF7FA1D" w16cid:durableId="272EFDC7"/>
  <w16cid:commentId w16cid:paraId="7AC989E6" w16cid:durableId="272EFDC8"/>
  <w16cid:commentId w16cid:paraId="1C207ED3" w16cid:durableId="272EFDC9"/>
  <w16cid:commentId w16cid:paraId="13D7202D" w16cid:durableId="272EFDCA"/>
  <w16cid:commentId w16cid:paraId="74229EA0" w16cid:durableId="272EFDCB"/>
  <w16cid:commentId w16cid:paraId="5210C8C4" w16cid:durableId="272EFDCC"/>
  <w16cid:commentId w16cid:paraId="44535795" w16cid:durableId="272EFDCD"/>
  <w16cid:commentId w16cid:paraId="711ED887" w16cid:durableId="272EFDCE"/>
  <w16cid:commentId w16cid:paraId="53574835" w16cid:durableId="275D7595"/>
  <w16cid:commentId w16cid:paraId="799E9ADF" w16cid:durableId="272EFD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534DC" w14:textId="77777777" w:rsidR="00B66419" w:rsidRDefault="00B66419" w:rsidP="00035AA3">
      <w:r>
        <w:separator/>
      </w:r>
    </w:p>
  </w:endnote>
  <w:endnote w:type="continuationSeparator" w:id="0">
    <w:p w14:paraId="5BCF2288" w14:textId="77777777" w:rsidR="00B66419" w:rsidRDefault="00B66419" w:rsidP="00035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62320" w14:textId="77777777" w:rsidR="00B66419" w:rsidRDefault="00B66419" w:rsidP="00035AA3">
      <w:r>
        <w:separator/>
      </w:r>
    </w:p>
  </w:footnote>
  <w:footnote w:type="continuationSeparator" w:id="0">
    <w:p w14:paraId="3502007D" w14:textId="77777777" w:rsidR="00B66419" w:rsidRDefault="00B66419" w:rsidP="00035AA3">
      <w:r>
        <w:continuationSeparator/>
      </w:r>
    </w:p>
  </w:footnote>
  <w:footnote w:id="1">
    <w:p w14:paraId="398FFC6E" w14:textId="4BDD21C9" w:rsidR="00746108" w:rsidRPr="005D26D0" w:rsidRDefault="00746108" w:rsidP="00746108">
      <w:pPr>
        <w:pStyle w:val="Funotentext"/>
        <w:rPr>
          <w:rFonts w:ascii="Times New Roman" w:hAnsi="Times New Roman" w:cs="Times New Roman"/>
          <w:lang w:val="en-US"/>
        </w:rPr>
      </w:pPr>
      <w:r w:rsidRPr="005D26D0">
        <w:rPr>
          <w:rStyle w:val="Funotenzeichen"/>
          <w:rFonts w:ascii="Times New Roman" w:hAnsi="Times New Roman" w:cs="Times New Roman"/>
          <w:lang w:val="en-US"/>
        </w:rPr>
        <w:footnoteRef/>
      </w:r>
      <w:r w:rsidRPr="005D26D0">
        <w:rPr>
          <w:rFonts w:ascii="Times New Roman" w:hAnsi="Times New Roman" w:cs="Times New Roman"/>
          <w:lang w:val="en-US"/>
        </w:rPr>
        <w:t xml:space="preserve"> The trials from the </w:t>
      </w:r>
      <w:r w:rsidR="0041607B">
        <w:rPr>
          <w:rFonts w:ascii="Times New Roman" w:hAnsi="Times New Roman" w:cs="Times New Roman"/>
          <w:lang w:val="en-US"/>
        </w:rPr>
        <w:t xml:space="preserve">semantic and </w:t>
      </w:r>
      <w:r w:rsidRPr="005D26D0">
        <w:rPr>
          <w:rFonts w:ascii="Times New Roman" w:hAnsi="Times New Roman" w:cs="Times New Roman"/>
          <w:lang w:val="en-US"/>
        </w:rPr>
        <w:t>phonological condition</w:t>
      </w:r>
      <w:r w:rsidR="0041607B">
        <w:rPr>
          <w:rFonts w:ascii="Times New Roman" w:hAnsi="Times New Roman" w:cs="Times New Roman"/>
          <w:lang w:val="en-US"/>
        </w:rPr>
        <w:t>s</w:t>
      </w:r>
      <w:r w:rsidRPr="005D26D0">
        <w:rPr>
          <w:rFonts w:ascii="Times New Roman" w:hAnsi="Times New Roman" w:cs="Times New Roman"/>
          <w:lang w:val="en-US"/>
        </w:rPr>
        <w:t xml:space="preserve"> were not analyzed in the current </w:t>
      </w:r>
      <w:r w:rsidR="0041607B">
        <w:rPr>
          <w:rFonts w:ascii="Times New Roman" w:hAnsi="Times New Roman" w:cs="Times New Roman"/>
          <w:lang w:val="en-US"/>
        </w:rPr>
        <w:t>experiment</w:t>
      </w:r>
      <w:r w:rsidRPr="005D26D0">
        <w:rPr>
          <w:rFonts w:ascii="Times New Roman" w:hAnsi="Times New Roman" w:cs="Times New Roman"/>
          <w:lang w:val="en-US"/>
        </w:rPr>
        <w:t xml:space="preserve">. </w:t>
      </w:r>
      <w:r w:rsidR="0041607B">
        <w:rPr>
          <w:rFonts w:ascii="Times New Roman" w:hAnsi="Times New Roman" w:cs="Times New Roman"/>
          <w:lang w:val="en-US"/>
        </w:rPr>
        <w:t>These manipulations were included to address a different question in the study</w:t>
      </w:r>
      <w:r w:rsidR="00D700C1">
        <w:rPr>
          <w:rFonts w:ascii="Times New Roman" w:hAnsi="Times New Roman" w:cs="Times New Roman"/>
          <w:lang w:val="en-US"/>
        </w:rPr>
        <w:t xml:space="preserve"> where they were originally reported</w:t>
      </w:r>
      <w:r w:rsidR="0041607B">
        <w:rPr>
          <w:rFonts w:ascii="Times New Roman" w:hAnsi="Times New Roman" w:cs="Times New Roman"/>
          <w:lang w:val="en-US"/>
        </w:rPr>
        <w:t>.</w:t>
      </w:r>
    </w:p>
  </w:footnote>
  <w:footnote w:id="2">
    <w:p w14:paraId="6F2CBF6A" w14:textId="77777777" w:rsidR="00F35F92" w:rsidRPr="006261F6" w:rsidRDefault="00F35F92" w:rsidP="00F35F92">
      <w:pPr>
        <w:rPr>
          <w:color w:val="000000"/>
          <w:sz w:val="20"/>
          <w:szCs w:val="20"/>
          <w:lang w:val="en-US"/>
        </w:rPr>
      </w:pPr>
      <w:r w:rsidRPr="00F35F92">
        <w:rPr>
          <w:rStyle w:val="Funotenzeichen"/>
          <w:sz w:val="20"/>
          <w:szCs w:val="20"/>
          <w:lang w:val="en-US"/>
        </w:rPr>
        <w:footnoteRef/>
      </w:r>
      <w:r w:rsidRPr="00F35F92">
        <w:rPr>
          <w:sz w:val="20"/>
          <w:szCs w:val="20"/>
          <w:lang w:val="en-US"/>
        </w:rPr>
        <w:t xml:space="preserve"> </w:t>
      </w:r>
      <w:r w:rsidRPr="00F35F92">
        <w:rPr>
          <w:color w:val="000000"/>
          <w:sz w:val="20"/>
          <w:szCs w:val="20"/>
          <w:lang w:val="en-US"/>
        </w:rPr>
        <w:t>These tasks are available from the Georgia Tech Attention and Working Memory Lab website (</w:t>
      </w:r>
      <w:hyperlink r:id="rId1" w:history="1">
        <w:r w:rsidRPr="00F35F92">
          <w:rPr>
            <w:rStyle w:val="Hyperlink"/>
            <w:sz w:val="20"/>
            <w:szCs w:val="20"/>
            <w:lang w:val="en-US"/>
          </w:rPr>
          <w:t>http://englelab.gatech.edu</w:t>
        </w:r>
      </w:hyperlink>
      <w:r w:rsidRPr="00F35F92">
        <w:rPr>
          <w:color w:val="000000"/>
          <w:sz w:val="20"/>
          <w:szCs w:val="20"/>
          <w:lang w:val="en-US"/>
        </w:rPr>
        <w:t xml:space="preserve">), we used their scripts to implement them in OpenSesame </w:t>
      </w:r>
      <w:r w:rsidRPr="00F35F92">
        <w:rPr>
          <w:color w:val="000000"/>
          <w:sz w:val="20"/>
          <w:szCs w:val="20"/>
          <w:lang w:val="en-US"/>
        </w:rPr>
        <w:fldChar w:fldCharType="begin"/>
      </w:r>
      <w:r w:rsidRPr="00F35F92">
        <w:rPr>
          <w:color w:val="000000"/>
          <w:sz w:val="20"/>
          <w:szCs w:val="20"/>
          <w:lang w:val="en-US"/>
        </w:rPr>
        <w:instrText xml:space="preserve"> ADDIN ZOTERO_ITEM CSL_CITATION {"citationID":"7uxsNUwB","properties":{"formattedCitation":"(Math\\uc0\\u244{}t et al., 2012)","plainCitation":"(Mathôt et al., 2012)","noteIndex":1},"citationItems":[{"id":344,"uris":["http://zotero.org/users/local/5BDxAAQf/items/NWN6YP6A"],"uri":["http://zotero.org/users/local/5BDxAAQf/items/NWN6YP6A"],"itemData":{"id":344,"type":"article-journal","title":"OpenSesame: An open-source, graphical experiment builder for the social sciences","container-title":"Behavior research methods","page":"314-324","volume":"44","issue":"2","author":[{"family":"Mathôt","given":"Sebastiaan"},{"family":"Schreij","given":"Daniel"},{"family":"Theeuwes","given":"Jan"}],"issued":{"date-parts":[["2012"]]}}}],"schema":"https://github.com/citation-style-language/schema/raw/master/csl-citation.json"} </w:instrText>
      </w:r>
      <w:r w:rsidRPr="00F35F92">
        <w:rPr>
          <w:color w:val="000000"/>
          <w:sz w:val="20"/>
          <w:szCs w:val="20"/>
          <w:lang w:val="en-US"/>
        </w:rPr>
        <w:fldChar w:fldCharType="separate"/>
      </w:r>
      <w:r w:rsidRPr="00F35F92">
        <w:rPr>
          <w:sz w:val="20"/>
          <w:szCs w:val="20"/>
          <w:lang w:val="en-US"/>
        </w:rPr>
        <w:t>(Mathôt et al., 2012)</w:t>
      </w:r>
      <w:r w:rsidRPr="00F35F92">
        <w:rPr>
          <w:color w:val="000000"/>
          <w:sz w:val="20"/>
          <w:szCs w:val="20"/>
          <w:lang w:val="en-US"/>
        </w:rPr>
        <w:fldChar w:fldCharType="end"/>
      </w:r>
      <w:r w:rsidRPr="006261F6">
        <w:rPr>
          <w:color w:val="000000"/>
          <w:sz w:val="20"/>
          <w:szCs w:val="20"/>
          <w:lang w:val="en-US"/>
        </w:rPr>
        <w:t xml:space="preserve">. </w:t>
      </w:r>
    </w:p>
    <w:p w14:paraId="22B8390D" w14:textId="77777777" w:rsidR="00F35F92" w:rsidRPr="00995597" w:rsidRDefault="00F35F92" w:rsidP="00F35F92">
      <w:pPr>
        <w:pStyle w:val="Funotentext"/>
        <w:rPr>
          <w:lang w:val="en-US"/>
        </w:rPr>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mela Fuhrmeister">
    <w15:presenceInfo w15:providerId="AD" w15:userId="S::pamela.fuhrmeister@uni-potsdam.de::a15f1b02-9018-4ca9-a2d7-16bd9c1dbf0e"/>
  </w15:person>
  <w15:person w15:author="Audrey">
    <w15:presenceInfo w15:providerId="None" w15:userId="Aud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A29"/>
    <w:rsid w:val="000355BA"/>
    <w:rsid w:val="00035AA3"/>
    <w:rsid w:val="00047601"/>
    <w:rsid w:val="00060695"/>
    <w:rsid w:val="0008582E"/>
    <w:rsid w:val="00090A21"/>
    <w:rsid w:val="00097FC3"/>
    <w:rsid w:val="000B4A92"/>
    <w:rsid w:val="000C6794"/>
    <w:rsid w:val="000D2A9D"/>
    <w:rsid w:val="000D5B68"/>
    <w:rsid w:val="00122B4C"/>
    <w:rsid w:val="001248A3"/>
    <w:rsid w:val="00127E72"/>
    <w:rsid w:val="001465EA"/>
    <w:rsid w:val="00150C77"/>
    <w:rsid w:val="00156D20"/>
    <w:rsid w:val="00160180"/>
    <w:rsid w:val="001632E8"/>
    <w:rsid w:val="001A0CE2"/>
    <w:rsid w:val="001F47BA"/>
    <w:rsid w:val="001F66AF"/>
    <w:rsid w:val="00212C1A"/>
    <w:rsid w:val="00212CB1"/>
    <w:rsid w:val="0025353E"/>
    <w:rsid w:val="002B2DCC"/>
    <w:rsid w:val="002C4142"/>
    <w:rsid w:val="002C4554"/>
    <w:rsid w:val="002D3D68"/>
    <w:rsid w:val="002D6BB4"/>
    <w:rsid w:val="002F6618"/>
    <w:rsid w:val="00304708"/>
    <w:rsid w:val="0033062B"/>
    <w:rsid w:val="0033146A"/>
    <w:rsid w:val="00386701"/>
    <w:rsid w:val="003A1764"/>
    <w:rsid w:val="003E6A0C"/>
    <w:rsid w:val="004154DA"/>
    <w:rsid w:val="0041607B"/>
    <w:rsid w:val="0045220A"/>
    <w:rsid w:val="00462063"/>
    <w:rsid w:val="00482FFB"/>
    <w:rsid w:val="00491282"/>
    <w:rsid w:val="00492F9B"/>
    <w:rsid w:val="00494997"/>
    <w:rsid w:val="004B6772"/>
    <w:rsid w:val="004D6D97"/>
    <w:rsid w:val="004F649E"/>
    <w:rsid w:val="00501CF0"/>
    <w:rsid w:val="00505C0B"/>
    <w:rsid w:val="00506F83"/>
    <w:rsid w:val="005134B9"/>
    <w:rsid w:val="00515494"/>
    <w:rsid w:val="00521D65"/>
    <w:rsid w:val="00525012"/>
    <w:rsid w:val="0054285D"/>
    <w:rsid w:val="005518FB"/>
    <w:rsid w:val="00561256"/>
    <w:rsid w:val="005721E5"/>
    <w:rsid w:val="005911B4"/>
    <w:rsid w:val="005A114C"/>
    <w:rsid w:val="005A4459"/>
    <w:rsid w:val="005A49E4"/>
    <w:rsid w:val="005D26D0"/>
    <w:rsid w:val="005F0FCB"/>
    <w:rsid w:val="005F29B3"/>
    <w:rsid w:val="00612706"/>
    <w:rsid w:val="006261F6"/>
    <w:rsid w:val="006503DC"/>
    <w:rsid w:val="00651C05"/>
    <w:rsid w:val="00676861"/>
    <w:rsid w:val="00681D03"/>
    <w:rsid w:val="006968A4"/>
    <w:rsid w:val="006D0C52"/>
    <w:rsid w:val="006E0EF5"/>
    <w:rsid w:val="006F5F5F"/>
    <w:rsid w:val="00704C6A"/>
    <w:rsid w:val="00712104"/>
    <w:rsid w:val="00717803"/>
    <w:rsid w:val="0073678E"/>
    <w:rsid w:val="00746108"/>
    <w:rsid w:val="00765D89"/>
    <w:rsid w:val="00770258"/>
    <w:rsid w:val="0079027E"/>
    <w:rsid w:val="007B1AF1"/>
    <w:rsid w:val="007C5104"/>
    <w:rsid w:val="007C6A9C"/>
    <w:rsid w:val="007D7687"/>
    <w:rsid w:val="00822529"/>
    <w:rsid w:val="008360B2"/>
    <w:rsid w:val="00843476"/>
    <w:rsid w:val="008709A1"/>
    <w:rsid w:val="008735B9"/>
    <w:rsid w:val="00875EA0"/>
    <w:rsid w:val="00880987"/>
    <w:rsid w:val="00880EEB"/>
    <w:rsid w:val="00885B12"/>
    <w:rsid w:val="008A6582"/>
    <w:rsid w:val="008B403A"/>
    <w:rsid w:val="008D7718"/>
    <w:rsid w:val="008E2D40"/>
    <w:rsid w:val="0090158E"/>
    <w:rsid w:val="00943C2E"/>
    <w:rsid w:val="009659D1"/>
    <w:rsid w:val="00980264"/>
    <w:rsid w:val="0099515B"/>
    <w:rsid w:val="009B3AA4"/>
    <w:rsid w:val="009C1FFD"/>
    <w:rsid w:val="009C7637"/>
    <w:rsid w:val="009D1672"/>
    <w:rsid w:val="009F6461"/>
    <w:rsid w:val="00A75836"/>
    <w:rsid w:val="00AD160F"/>
    <w:rsid w:val="00AE599D"/>
    <w:rsid w:val="00AF27BF"/>
    <w:rsid w:val="00AF28C4"/>
    <w:rsid w:val="00B27EF6"/>
    <w:rsid w:val="00B66419"/>
    <w:rsid w:val="00B82B1F"/>
    <w:rsid w:val="00B83B03"/>
    <w:rsid w:val="00BA130E"/>
    <w:rsid w:val="00C241EB"/>
    <w:rsid w:val="00C26137"/>
    <w:rsid w:val="00C279A6"/>
    <w:rsid w:val="00C64668"/>
    <w:rsid w:val="00C664AB"/>
    <w:rsid w:val="00C800B0"/>
    <w:rsid w:val="00C82D20"/>
    <w:rsid w:val="00C97013"/>
    <w:rsid w:val="00CA1EA1"/>
    <w:rsid w:val="00CA2416"/>
    <w:rsid w:val="00CE5A8A"/>
    <w:rsid w:val="00CE6419"/>
    <w:rsid w:val="00CF52CA"/>
    <w:rsid w:val="00D05310"/>
    <w:rsid w:val="00D21454"/>
    <w:rsid w:val="00D24752"/>
    <w:rsid w:val="00D372C1"/>
    <w:rsid w:val="00D37333"/>
    <w:rsid w:val="00D62D73"/>
    <w:rsid w:val="00D700C1"/>
    <w:rsid w:val="00DE0D5B"/>
    <w:rsid w:val="00E22A6B"/>
    <w:rsid w:val="00E35082"/>
    <w:rsid w:val="00EA6015"/>
    <w:rsid w:val="00EC1904"/>
    <w:rsid w:val="00EC288B"/>
    <w:rsid w:val="00ED5B7B"/>
    <w:rsid w:val="00EE0C45"/>
    <w:rsid w:val="00EE49BF"/>
    <w:rsid w:val="00EF79E1"/>
    <w:rsid w:val="00EF7F2D"/>
    <w:rsid w:val="00F02C2E"/>
    <w:rsid w:val="00F21C94"/>
    <w:rsid w:val="00F277EF"/>
    <w:rsid w:val="00F304E2"/>
    <w:rsid w:val="00F35F92"/>
    <w:rsid w:val="00F41A29"/>
    <w:rsid w:val="00F45A54"/>
    <w:rsid w:val="00F7576C"/>
    <w:rsid w:val="00F9026F"/>
    <w:rsid w:val="00FA04A1"/>
    <w:rsid w:val="00FD57F8"/>
    <w:rsid w:val="00FE6F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0336"/>
  <w15:chartTrackingRefBased/>
  <w15:docId w15:val="{0CE3B881-6DDC-F342-AA85-4FCAC3DC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1D03"/>
    <w:rPr>
      <w:rFonts w:ascii="Times New Roman" w:eastAsia="Times New Roman" w:hAnsi="Times New Roman" w:cs="Times New Roman"/>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unhideWhenUsed/>
    <w:rsid w:val="00035AA3"/>
    <w:rPr>
      <w:rFonts w:asciiTheme="minorHAnsi" w:eastAsiaTheme="minorHAnsi" w:hAnsiTheme="minorHAnsi" w:cstheme="minorBidi"/>
      <w:sz w:val="20"/>
      <w:szCs w:val="20"/>
      <w:lang w:eastAsia="en-US"/>
    </w:rPr>
  </w:style>
  <w:style w:type="character" w:customStyle="1" w:styleId="FunotentextZchn">
    <w:name w:val="Fußnotentext Zchn"/>
    <w:basedOn w:val="Absatz-Standardschriftart"/>
    <w:link w:val="Funotentext"/>
    <w:uiPriority w:val="99"/>
    <w:rsid w:val="00035AA3"/>
    <w:rPr>
      <w:sz w:val="20"/>
      <w:szCs w:val="20"/>
    </w:rPr>
  </w:style>
  <w:style w:type="character" w:styleId="Funotenzeichen">
    <w:name w:val="footnote reference"/>
    <w:basedOn w:val="Absatz-Standardschriftart"/>
    <w:uiPriority w:val="99"/>
    <w:unhideWhenUsed/>
    <w:rsid w:val="00035AA3"/>
    <w:rPr>
      <w:vertAlign w:val="superscript"/>
    </w:rPr>
  </w:style>
  <w:style w:type="character" w:styleId="Kommentarzeichen">
    <w:name w:val="annotation reference"/>
    <w:basedOn w:val="Absatz-Standardschriftart"/>
    <w:uiPriority w:val="99"/>
    <w:semiHidden/>
    <w:unhideWhenUsed/>
    <w:rsid w:val="00462063"/>
    <w:rPr>
      <w:sz w:val="16"/>
      <w:szCs w:val="16"/>
    </w:rPr>
  </w:style>
  <w:style w:type="paragraph" w:styleId="Kommentartext">
    <w:name w:val="annotation text"/>
    <w:basedOn w:val="Standard"/>
    <w:link w:val="KommentartextZchn"/>
    <w:uiPriority w:val="99"/>
    <w:semiHidden/>
    <w:unhideWhenUsed/>
    <w:rsid w:val="00462063"/>
    <w:rPr>
      <w:rFonts w:asciiTheme="minorHAnsi" w:eastAsiaTheme="minorHAnsi" w:hAnsiTheme="minorHAnsi" w:cstheme="minorBidi"/>
      <w:sz w:val="20"/>
      <w:szCs w:val="20"/>
      <w:lang w:eastAsia="en-US"/>
    </w:rPr>
  </w:style>
  <w:style w:type="character" w:customStyle="1" w:styleId="KommentartextZchn">
    <w:name w:val="Kommentartext Zchn"/>
    <w:basedOn w:val="Absatz-Standardschriftart"/>
    <w:link w:val="Kommentartext"/>
    <w:uiPriority w:val="99"/>
    <w:semiHidden/>
    <w:rsid w:val="00462063"/>
    <w:rPr>
      <w:sz w:val="20"/>
      <w:szCs w:val="20"/>
    </w:rPr>
  </w:style>
  <w:style w:type="paragraph" w:styleId="Kommentarthema">
    <w:name w:val="annotation subject"/>
    <w:basedOn w:val="Kommentartext"/>
    <w:next w:val="Kommentartext"/>
    <w:link w:val="KommentarthemaZchn"/>
    <w:uiPriority w:val="99"/>
    <w:semiHidden/>
    <w:unhideWhenUsed/>
    <w:rsid w:val="00462063"/>
    <w:rPr>
      <w:b/>
      <w:bCs/>
    </w:rPr>
  </w:style>
  <w:style w:type="character" w:customStyle="1" w:styleId="KommentarthemaZchn">
    <w:name w:val="Kommentarthema Zchn"/>
    <w:basedOn w:val="KommentartextZchn"/>
    <w:link w:val="Kommentarthema"/>
    <w:uiPriority w:val="99"/>
    <w:semiHidden/>
    <w:rsid w:val="00462063"/>
    <w:rPr>
      <w:b/>
      <w:bCs/>
      <w:sz w:val="20"/>
      <w:szCs w:val="20"/>
    </w:rPr>
  </w:style>
  <w:style w:type="table" w:styleId="Tabellenraster">
    <w:name w:val="Table Grid"/>
    <w:basedOn w:val="NormaleTabelle"/>
    <w:uiPriority w:val="39"/>
    <w:rsid w:val="003A176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35F92"/>
    <w:rPr>
      <w:color w:val="0563C1" w:themeColor="hyperlink"/>
      <w:u w:val="single"/>
    </w:rPr>
  </w:style>
  <w:style w:type="paragraph" w:styleId="Sprechblasentext">
    <w:name w:val="Balloon Text"/>
    <w:basedOn w:val="Standard"/>
    <w:link w:val="SprechblasentextZchn"/>
    <w:uiPriority w:val="99"/>
    <w:semiHidden/>
    <w:unhideWhenUsed/>
    <w:rsid w:val="00FD57F8"/>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D57F8"/>
    <w:rPr>
      <w:rFonts w:ascii="Segoe UI" w:eastAsia="Times New Roman" w:hAnsi="Segoe UI" w:cs="Segoe UI"/>
      <w:sz w:val="18"/>
      <w:szCs w:val="18"/>
      <w:lang w:eastAsia="de-DE"/>
    </w:rPr>
  </w:style>
  <w:style w:type="paragraph" w:styleId="berarbeitung">
    <w:name w:val="Revision"/>
    <w:hidden/>
    <w:uiPriority w:val="99"/>
    <w:semiHidden/>
    <w:rsid w:val="00EA6015"/>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14955">
      <w:bodyDiv w:val="1"/>
      <w:marLeft w:val="0"/>
      <w:marRight w:val="0"/>
      <w:marTop w:val="0"/>
      <w:marBottom w:val="0"/>
      <w:divBdr>
        <w:top w:val="none" w:sz="0" w:space="0" w:color="auto"/>
        <w:left w:val="none" w:sz="0" w:space="0" w:color="auto"/>
        <w:bottom w:val="none" w:sz="0" w:space="0" w:color="auto"/>
        <w:right w:val="none" w:sz="0" w:space="0" w:color="auto"/>
      </w:divBdr>
    </w:div>
    <w:div w:id="240721835">
      <w:bodyDiv w:val="1"/>
      <w:marLeft w:val="0"/>
      <w:marRight w:val="0"/>
      <w:marTop w:val="0"/>
      <w:marBottom w:val="0"/>
      <w:divBdr>
        <w:top w:val="none" w:sz="0" w:space="0" w:color="auto"/>
        <w:left w:val="none" w:sz="0" w:space="0" w:color="auto"/>
        <w:bottom w:val="none" w:sz="0" w:space="0" w:color="auto"/>
        <w:right w:val="none" w:sz="0" w:space="0" w:color="auto"/>
      </w:divBdr>
    </w:div>
    <w:div w:id="1182670784">
      <w:bodyDiv w:val="1"/>
      <w:marLeft w:val="0"/>
      <w:marRight w:val="0"/>
      <w:marTop w:val="0"/>
      <w:marBottom w:val="0"/>
      <w:divBdr>
        <w:top w:val="none" w:sz="0" w:space="0" w:color="auto"/>
        <w:left w:val="none" w:sz="0" w:space="0" w:color="auto"/>
        <w:bottom w:val="none" w:sz="0" w:space="0" w:color="auto"/>
        <w:right w:val="none" w:sz="0" w:space="0" w:color="auto"/>
      </w:divBdr>
    </w:div>
    <w:div w:id="1241404669">
      <w:bodyDiv w:val="1"/>
      <w:marLeft w:val="0"/>
      <w:marRight w:val="0"/>
      <w:marTop w:val="0"/>
      <w:marBottom w:val="0"/>
      <w:divBdr>
        <w:top w:val="none" w:sz="0" w:space="0" w:color="auto"/>
        <w:left w:val="none" w:sz="0" w:space="0" w:color="auto"/>
        <w:bottom w:val="none" w:sz="0" w:space="0" w:color="auto"/>
        <w:right w:val="none" w:sz="0" w:space="0" w:color="auto"/>
      </w:divBdr>
    </w:div>
    <w:div w:id="1337147657">
      <w:bodyDiv w:val="1"/>
      <w:marLeft w:val="0"/>
      <w:marRight w:val="0"/>
      <w:marTop w:val="0"/>
      <w:marBottom w:val="0"/>
      <w:divBdr>
        <w:top w:val="none" w:sz="0" w:space="0" w:color="auto"/>
        <w:left w:val="none" w:sz="0" w:space="0" w:color="auto"/>
        <w:bottom w:val="none" w:sz="0" w:space="0" w:color="auto"/>
        <w:right w:val="none" w:sz="0" w:space="0" w:color="auto"/>
      </w:divBdr>
    </w:div>
    <w:div w:id="1759055018">
      <w:bodyDiv w:val="1"/>
      <w:marLeft w:val="0"/>
      <w:marRight w:val="0"/>
      <w:marTop w:val="0"/>
      <w:marBottom w:val="0"/>
      <w:divBdr>
        <w:top w:val="none" w:sz="0" w:space="0" w:color="auto"/>
        <w:left w:val="none" w:sz="0" w:space="0" w:color="auto"/>
        <w:bottom w:val="none" w:sz="0" w:space="0" w:color="auto"/>
        <w:right w:val="none" w:sz="0" w:space="0" w:color="auto"/>
      </w:divBdr>
      <w:divsChild>
        <w:div w:id="268856597">
          <w:marLeft w:val="0"/>
          <w:marRight w:val="0"/>
          <w:marTop w:val="0"/>
          <w:marBottom w:val="0"/>
          <w:divBdr>
            <w:top w:val="none" w:sz="0" w:space="0" w:color="auto"/>
            <w:left w:val="none" w:sz="0" w:space="0" w:color="auto"/>
            <w:bottom w:val="none" w:sz="0" w:space="0" w:color="auto"/>
            <w:right w:val="none" w:sz="0" w:space="0" w:color="auto"/>
          </w:divBdr>
          <w:divsChild>
            <w:div w:id="527260512">
              <w:marLeft w:val="0"/>
              <w:marRight w:val="0"/>
              <w:marTop w:val="0"/>
              <w:marBottom w:val="0"/>
              <w:divBdr>
                <w:top w:val="none" w:sz="0" w:space="0" w:color="auto"/>
                <w:left w:val="none" w:sz="0" w:space="0" w:color="auto"/>
                <w:bottom w:val="none" w:sz="0" w:space="0" w:color="auto"/>
                <w:right w:val="none" w:sz="0" w:space="0" w:color="auto"/>
              </w:divBdr>
              <w:divsChild>
                <w:div w:id="493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346358">
      <w:bodyDiv w:val="1"/>
      <w:marLeft w:val="0"/>
      <w:marRight w:val="0"/>
      <w:marTop w:val="0"/>
      <w:marBottom w:val="0"/>
      <w:divBdr>
        <w:top w:val="none" w:sz="0" w:space="0" w:color="auto"/>
        <w:left w:val="none" w:sz="0" w:space="0" w:color="auto"/>
        <w:bottom w:val="none" w:sz="0" w:space="0" w:color="auto"/>
        <w:right w:val="none" w:sz="0" w:space="0" w:color="auto"/>
      </w:divBdr>
    </w:div>
    <w:div w:id="2013681140">
      <w:bodyDiv w:val="1"/>
      <w:marLeft w:val="0"/>
      <w:marRight w:val="0"/>
      <w:marTop w:val="0"/>
      <w:marBottom w:val="0"/>
      <w:divBdr>
        <w:top w:val="none" w:sz="0" w:space="0" w:color="auto"/>
        <w:left w:val="none" w:sz="0" w:space="0" w:color="auto"/>
        <w:bottom w:val="none" w:sz="0" w:space="0" w:color="auto"/>
        <w:right w:val="none" w:sz="0" w:space="0" w:color="auto"/>
      </w:divBdr>
    </w:div>
    <w:div w:id="211374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file:///\\141.89.97.22\projects\sfb\b05\ourArchive\Experiment01_EEG_Distribution\Behavior_Computer_Cognitive_Tasks\Extracted_Result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nglelab.gatech.edu"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35ED6-9F7B-4CA7-848F-AACFF4FC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6036</Words>
  <Characters>38033</Characters>
  <Application>Microsoft Office Word</Application>
  <DocSecurity>0</DocSecurity>
  <Lines>316</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Fuhrmeister</dc:creator>
  <cp:keywords/>
  <dc:description/>
  <cp:lastModifiedBy>Pamela Fuhrmeister</cp:lastModifiedBy>
  <cp:revision>7</cp:revision>
  <dcterms:created xsi:type="dcterms:W3CDTF">2022-11-28T08:32:00Z</dcterms:created>
  <dcterms:modified xsi:type="dcterms:W3CDTF">2023-01-02T15:17:00Z</dcterms:modified>
</cp:coreProperties>
</file>